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C2AE0" w:rsidRDefault="00C15C95" w14:paraId="625B8D8D" w14:textId="2A9D01CB">
      <w:pPr>
        <w:pStyle w:val="Title"/>
        <w:spacing w:after="200"/>
        <w:rPr>
          <w:b w:val="0"/>
          <w:sz w:val="24"/>
          <w:szCs w:val="24"/>
        </w:rPr>
      </w:pPr>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
                    <a:srcRect/>
                    <a:stretch>
                      <a:fillRect/>
                    </a:stretch>
                  </pic:blipFill>
                  <pic:spPr>
                    <a:xfrm>
                      <a:off x="0" y="0"/>
                      <a:ext cx="5731200" cy="1739900"/>
                    </a:xfrm>
                    <a:prstGeom prst="rect">
                      <a:avLst/>
                    </a:prstGeom>
                    <a:ln/>
                  </pic:spPr>
                </pic:pic>
              </a:graphicData>
            </a:graphic>
          </wp:inline>
        </w:drawing>
      </w:r>
    </w:p>
    <w:p w:rsidR="003C2AE0" w:rsidRDefault="00C15C95" w14:paraId="625B8D8E" w14:textId="77777777">
      <w:pPr>
        <w:pStyle w:val="Title"/>
        <w:spacing w:before="2000" w:after="200"/>
      </w:pPr>
      <w:bookmarkStart w:name="_wd6a11f4fgmt" w:colFirst="0" w:colLast="0" w:id="0"/>
      <w:bookmarkEnd w:id="0"/>
      <w:r>
        <w:t>The Homes for Ukraine Data Platform - User Guide</w:t>
      </w:r>
    </w:p>
    <w:p w:rsidRPr="00E35438" w:rsidR="003C2AE0" w:rsidRDefault="00C15C95" w14:paraId="625B8D8F" w14:textId="1AABB6D7">
      <w:pPr>
        <w:spacing w:before="5000"/>
        <w:jc w:val="right"/>
      </w:pPr>
      <w:r w:rsidRPr="00E35438">
        <w:t xml:space="preserve">Version: </w:t>
      </w:r>
      <w:r w:rsidR="00D04DFB">
        <w:t>7</w:t>
      </w:r>
      <w:r w:rsidRPr="00E35438">
        <w:t>.0</w:t>
      </w:r>
    </w:p>
    <w:p w:rsidR="003C2AE0" w:rsidRDefault="00C15C95" w14:paraId="625B8D90" w14:textId="62355D5C">
      <w:pPr>
        <w:jc w:val="right"/>
      </w:pPr>
      <w:r w:rsidR="00C15C95">
        <w:rPr/>
        <w:t xml:space="preserve">Date of Release: </w:t>
      </w:r>
      <w:r w:rsidRPr="71D018AC" w:rsidR="2D4B2970">
        <w:rPr>
          <w:highlight w:val="yellow"/>
        </w:rPr>
        <w:t>2</w:t>
      </w:r>
      <w:r w:rsidRPr="71D018AC" w:rsidR="7574F8B2">
        <w:rPr>
          <w:highlight w:val="yellow"/>
        </w:rPr>
        <w:t>1/10</w:t>
      </w:r>
      <w:r w:rsidRPr="71D018AC" w:rsidR="00C15C95">
        <w:rPr>
          <w:highlight w:val="yellow"/>
        </w:rPr>
        <w:t>/2022</w:t>
      </w:r>
      <w:r>
        <w:br w:type="page"/>
      </w:r>
    </w:p>
    <w:sdt>
      <w:sdtPr>
        <w:id w:val="1420698631"/>
        <w:docPartObj>
          <w:docPartGallery w:val="Table of Contents"/>
          <w:docPartUnique/>
        </w:docPartObj>
      </w:sdtPr>
      <w:sdtContent>
        <w:p w:rsidR="1ACB620F" w:rsidP="7F97ACB4" w:rsidRDefault="1ACB620F" w14:paraId="109F1D62" w14:textId="0C7E9C5A">
          <w:pPr>
            <w:pStyle w:val="TOC1"/>
            <w:tabs>
              <w:tab w:val="right" w:leader="dot" w:pos="9015"/>
            </w:tabs>
            <w:rPr>
              <w:rStyle w:val="Hyperlink"/>
              <w:lang w:eastAsia="ja-JP"/>
            </w:rPr>
          </w:pPr>
          <w:r>
            <w:fldChar w:fldCharType="begin"/>
          </w:r>
          <w:r>
            <w:instrText xml:space="preserve">TOC \h \u \z</w:instrText>
          </w:r>
          <w:r>
            <w:fldChar w:fldCharType="separate"/>
          </w:r>
          <w:hyperlink w:anchor="_Toc1403465051">
            <w:r w:rsidRPr="6940F363" w:rsidR="6940F363">
              <w:rPr>
                <w:rStyle w:val="Hyperlink"/>
              </w:rPr>
              <w:t>Version Control</w:t>
            </w:r>
            <w:r>
              <w:tab/>
            </w:r>
            <w:r>
              <w:fldChar w:fldCharType="begin"/>
            </w:r>
            <w:r>
              <w:instrText xml:space="preserve">PAGEREF _Toc1403465051 \h</w:instrText>
            </w:r>
            <w:r>
              <w:fldChar w:fldCharType="separate"/>
            </w:r>
            <w:r w:rsidRPr="6940F363" w:rsidR="6940F363">
              <w:rPr>
                <w:rStyle w:val="Hyperlink"/>
              </w:rPr>
              <w:t>4</w:t>
            </w:r>
            <w:r>
              <w:fldChar w:fldCharType="end"/>
            </w:r>
          </w:hyperlink>
        </w:p>
        <w:p w:rsidR="00FF3BD7" w:rsidP="7F97ACB4" w:rsidRDefault="00FF3BD7" w14:paraId="48F6EE49" w14:textId="4BE79789">
          <w:pPr>
            <w:pStyle w:val="TOC1"/>
            <w:tabs>
              <w:tab w:val="right" w:leader="dot" w:pos="9015"/>
            </w:tabs>
            <w:rPr>
              <w:rStyle w:val="Hyperlink"/>
              <w:lang w:eastAsia="ja-JP"/>
            </w:rPr>
          </w:pPr>
          <w:hyperlink w:anchor="_Toc350264039">
            <w:r w:rsidRPr="6940F363" w:rsidR="6940F363">
              <w:rPr>
                <w:rStyle w:val="Hyperlink"/>
              </w:rPr>
              <w:t>The Homes for Ukraine Data Platform (HfU)</w:t>
            </w:r>
            <w:r>
              <w:tab/>
            </w:r>
            <w:r>
              <w:fldChar w:fldCharType="begin"/>
            </w:r>
            <w:r>
              <w:instrText xml:space="preserve">PAGEREF _Toc350264039 \h</w:instrText>
            </w:r>
            <w:r>
              <w:fldChar w:fldCharType="separate"/>
            </w:r>
            <w:r w:rsidRPr="6940F363" w:rsidR="6940F363">
              <w:rPr>
                <w:rStyle w:val="Hyperlink"/>
              </w:rPr>
              <w:t>5</w:t>
            </w:r>
            <w:r>
              <w:fldChar w:fldCharType="end"/>
            </w:r>
          </w:hyperlink>
        </w:p>
        <w:p w:rsidR="00FF3BD7" w:rsidP="6940F363" w:rsidRDefault="00FF3BD7" w14:paraId="4E4EEA90" w14:textId="4E23DE95">
          <w:pPr>
            <w:pStyle w:val="TOC2"/>
            <w:tabs>
              <w:tab w:val="right" w:leader="dot" w:pos="9015"/>
            </w:tabs>
            <w:rPr>
              <w:rStyle w:val="Hyperlink"/>
              <w:noProof/>
              <w:lang w:eastAsia="ja-JP"/>
            </w:rPr>
          </w:pPr>
          <w:hyperlink w:anchor="_Toc720914807">
            <w:r w:rsidRPr="6940F363" w:rsidR="6940F363">
              <w:rPr>
                <w:rStyle w:val="Hyperlink"/>
              </w:rPr>
              <w:t>Data Statement</w:t>
            </w:r>
            <w:r>
              <w:tab/>
            </w:r>
            <w:r>
              <w:fldChar w:fldCharType="begin"/>
            </w:r>
            <w:r>
              <w:instrText xml:space="preserve">PAGEREF _Toc720914807 \h</w:instrText>
            </w:r>
            <w:r>
              <w:fldChar w:fldCharType="separate"/>
            </w:r>
            <w:r w:rsidRPr="6940F363" w:rsidR="6940F363">
              <w:rPr>
                <w:rStyle w:val="Hyperlink"/>
              </w:rPr>
              <w:t>6</w:t>
            </w:r>
            <w:r>
              <w:fldChar w:fldCharType="end"/>
            </w:r>
          </w:hyperlink>
        </w:p>
        <w:p w:rsidR="00FF3BD7" w:rsidP="7F97ACB4" w:rsidRDefault="00FF3BD7" w14:paraId="02F7D6E9" w14:textId="4210D081">
          <w:pPr>
            <w:pStyle w:val="TOC1"/>
            <w:tabs>
              <w:tab w:val="right" w:leader="dot" w:pos="9015"/>
            </w:tabs>
            <w:rPr>
              <w:rStyle w:val="Hyperlink"/>
              <w:lang w:eastAsia="ja-JP"/>
            </w:rPr>
          </w:pPr>
          <w:hyperlink w:anchor="_Toc1032927298">
            <w:r w:rsidRPr="6940F363" w:rsidR="6940F363">
              <w:rPr>
                <w:rStyle w:val="Hyperlink"/>
              </w:rPr>
              <w:t>Summary of roles</w:t>
            </w:r>
            <w:r>
              <w:tab/>
            </w:r>
            <w:r>
              <w:fldChar w:fldCharType="begin"/>
            </w:r>
            <w:r>
              <w:instrText xml:space="preserve">PAGEREF _Toc1032927298 \h</w:instrText>
            </w:r>
            <w:r>
              <w:fldChar w:fldCharType="separate"/>
            </w:r>
            <w:r w:rsidRPr="6940F363" w:rsidR="6940F363">
              <w:rPr>
                <w:rStyle w:val="Hyperlink"/>
              </w:rPr>
              <w:t>7</w:t>
            </w:r>
            <w:r>
              <w:fldChar w:fldCharType="end"/>
            </w:r>
          </w:hyperlink>
        </w:p>
        <w:p w:rsidR="00FF3BD7" w:rsidP="7F97ACB4" w:rsidRDefault="00FF3BD7" w14:paraId="7017879E" w14:textId="23C8E4D8">
          <w:pPr>
            <w:pStyle w:val="TOC1"/>
            <w:tabs>
              <w:tab w:val="right" w:leader="dot" w:pos="9015"/>
            </w:tabs>
            <w:rPr>
              <w:rStyle w:val="Hyperlink"/>
              <w:lang w:eastAsia="ja-JP"/>
            </w:rPr>
          </w:pPr>
          <w:hyperlink w:anchor="_Toc8177365">
            <w:r w:rsidRPr="6940F363" w:rsidR="6940F363">
              <w:rPr>
                <w:rStyle w:val="Hyperlink"/>
              </w:rPr>
              <w:t>Overview of the system windows, tabs and navigation</w:t>
            </w:r>
            <w:r>
              <w:tab/>
            </w:r>
            <w:r>
              <w:fldChar w:fldCharType="begin"/>
            </w:r>
            <w:r>
              <w:instrText xml:space="preserve">PAGEREF _Toc8177365 \h</w:instrText>
            </w:r>
            <w:r>
              <w:fldChar w:fldCharType="separate"/>
            </w:r>
            <w:r w:rsidRPr="6940F363" w:rsidR="6940F363">
              <w:rPr>
                <w:rStyle w:val="Hyperlink"/>
              </w:rPr>
              <w:t>10</w:t>
            </w:r>
            <w:r>
              <w:fldChar w:fldCharType="end"/>
            </w:r>
          </w:hyperlink>
        </w:p>
        <w:p w:rsidR="00FF3BD7" w:rsidP="6940F363" w:rsidRDefault="00FF3BD7" w14:paraId="5DC0E828" w14:textId="4FFFDCAC">
          <w:pPr>
            <w:pStyle w:val="TOC2"/>
            <w:tabs>
              <w:tab w:val="right" w:leader="dot" w:pos="9015"/>
            </w:tabs>
            <w:rPr>
              <w:rStyle w:val="Hyperlink"/>
              <w:noProof/>
              <w:lang w:eastAsia="ja-JP"/>
            </w:rPr>
          </w:pPr>
          <w:hyperlink w:anchor="_Toc1556852025">
            <w:r w:rsidRPr="6940F363" w:rsidR="6940F363">
              <w:rPr>
                <w:rStyle w:val="Hyperlink"/>
              </w:rPr>
              <w:t>Key things to remember</w:t>
            </w:r>
            <w:r>
              <w:tab/>
            </w:r>
            <w:r>
              <w:fldChar w:fldCharType="begin"/>
            </w:r>
            <w:r>
              <w:instrText xml:space="preserve">PAGEREF _Toc1556852025 \h</w:instrText>
            </w:r>
            <w:r>
              <w:fldChar w:fldCharType="separate"/>
            </w:r>
            <w:r w:rsidRPr="6940F363" w:rsidR="6940F363">
              <w:rPr>
                <w:rStyle w:val="Hyperlink"/>
              </w:rPr>
              <w:t>11</w:t>
            </w:r>
            <w:r>
              <w:fldChar w:fldCharType="end"/>
            </w:r>
          </w:hyperlink>
        </w:p>
        <w:p w:rsidR="00FF3BD7" w:rsidP="6940F363" w:rsidRDefault="00FF3BD7" w14:paraId="730B775B" w14:textId="3E3D990E">
          <w:pPr>
            <w:pStyle w:val="TOC2"/>
            <w:tabs>
              <w:tab w:val="right" w:leader="dot" w:pos="9015"/>
            </w:tabs>
            <w:rPr>
              <w:rStyle w:val="Hyperlink"/>
              <w:noProof/>
              <w:lang w:eastAsia="ja-JP"/>
            </w:rPr>
          </w:pPr>
          <w:hyperlink w:anchor="_Toc2021418026">
            <w:r w:rsidRPr="6940F363" w:rsidR="6940F363">
              <w:rPr>
                <w:rStyle w:val="Hyperlink"/>
              </w:rPr>
              <w:t>Menus</w:t>
            </w:r>
            <w:r>
              <w:tab/>
            </w:r>
            <w:r>
              <w:fldChar w:fldCharType="begin"/>
            </w:r>
            <w:r>
              <w:instrText xml:space="preserve">PAGEREF _Toc2021418026 \h</w:instrText>
            </w:r>
            <w:r>
              <w:fldChar w:fldCharType="separate"/>
            </w:r>
            <w:r w:rsidRPr="6940F363" w:rsidR="6940F363">
              <w:rPr>
                <w:rStyle w:val="Hyperlink"/>
              </w:rPr>
              <w:t>11</w:t>
            </w:r>
            <w:r>
              <w:fldChar w:fldCharType="end"/>
            </w:r>
          </w:hyperlink>
        </w:p>
        <w:p w:rsidR="00FF3BD7" w:rsidP="6940F363" w:rsidRDefault="00FF3BD7" w14:paraId="1257E43B" w14:textId="576867C5">
          <w:pPr>
            <w:pStyle w:val="TOC2"/>
            <w:tabs>
              <w:tab w:val="right" w:leader="dot" w:pos="9015"/>
            </w:tabs>
            <w:rPr>
              <w:rStyle w:val="Hyperlink"/>
              <w:noProof/>
              <w:lang w:eastAsia="ja-JP"/>
            </w:rPr>
          </w:pPr>
          <w:hyperlink w:anchor="_Toc1208271234">
            <w:r w:rsidRPr="6940F363" w:rsidR="6940F363">
              <w:rPr>
                <w:rStyle w:val="Hyperlink"/>
              </w:rPr>
              <w:t>Navigation</w:t>
            </w:r>
            <w:r>
              <w:tab/>
            </w:r>
            <w:r>
              <w:fldChar w:fldCharType="begin"/>
            </w:r>
            <w:r>
              <w:instrText xml:space="preserve">PAGEREF _Toc1208271234 \h</w:instrText>
            </w:r>
            <w:r>
              <w:fldChar w:fldCharType="separate"/>
            </w:r>
            <w:r w:rsidRPr="6940F363" w:rsidR="6940F363">
              <w:rPr>
                <w:rStyle w:val="Hyperlink"/>
              </w:rPr>
              <w:t>12</w:t>
            </w:r>
            <w:r>
              <w:fldChar w:fldCharType="end"/>
            </w:r>
          </w:hyperlink>
        </w:p>
        <w:p w:rsidR="00FF3BD7" w:rsidP="6940F363" w:rsidRDefault="00FF3BD7" w14:paraId="74D04282" w14:textId="57ECB0B9">
          <w:pPr>
            <w:pStyle w:val="TOC3"/>
            <w:tabs>
              <w:tab w:val="right" w:leader="dot" w:pos="9015"/>
            </w:tabs>
            <w:rPr>
              <w:rStyle w:val="Hyperlink"/>
              <w:noProof/>
              <w:lang w:eastAsia="ja-JP"/>
            </w:rPr>
          </w:pPr>
          <w:hyperlink w:anchor="_Toc86295410">
            <w:r w:rsidRPr="6940F363" w:rsidR="6940F363">
              <w:rPr>
                <w:rStyle w:val="Hyperlink"/>
              </w:rPr>
              <w:t>Main navigation panel</w:t>
            </w:r>
            <w:r>
              <w:tab/>
            </w:r>
            <w:r>
              <w:fldChar w:fldCharType="begin"/>
            </w:r>
            <w:r>
              <w:instrText xml:space="preserve">PAGEREF _Toc86295410 \h</w:instrText>
            </w:r>
            <w:r>
              <w:fldChar w:fldCharType="separate"/>
            </w:r>
            <w:r w:rsidRPr="6940F363" w:rsidR="6940F363">
              <w:rPr>
                <w:rStyle w:val="Hyperlink"/>
              </w:rPr>
              <w:t>13</w:t>
            </w:r>
            <w:r>
              <w:fldChar w:fldCharType="end"/>
            </w:r>
          </w:hyperlink>
        </w:p>
        <w:p w:rsidR="00FF3BD7" w:rsidP="6940F363" w:rsidRDefault="00FF3BD7" w14:paraId="7DA9ECF9" w14:textId="366EBA5D">
          <w:pPr>
            <w:pStyle w:val="TOC3"/>
            <w:tabs>
              <w:tab w:val="right" w:leader="dot" w:pos="9015"/>
            </w:tabs>
            <w:rPr>
              <w:rStyle w:val="Hyperlink"/>
              <w:noProof/>
              <w:lang w:eastAsia="ja-JP"/>
            </w:rPr>
          </w:pPr>
          <w:hyperlink w:anchor="_Toc1392934164">
            <w:r w:rsidRPr="6940F363" w:rsidR="6940F363">
              <w:rPr>
                <w:rStyle w:val="Hyperlink"/>
              </w:rPr>
              <w:t>Navigation Buttons</w:t>
            </w:r>
            <w:r>
              <w:tab/>
            </w:r>
            <w:r>
              <w:fldChar w:fldCharType="begin"/>
            </w:r>
            <w:r>
              <w:instrText xml:space="preserve">PAGEREF _Toc1392934164 \h</w:instrText>
            </w:r>
            <w:r>
              <w:fldChar w:fldCharType="separate"/>
            </w:r>
            <w:r w:rsidRPr="6940F363" w:rsidR="6940F363">
              <w:rPr>
                <w:rStyle w:val="Hyperlink"/>
              </w:rPr>
              <w:t>13</w:t>
            </w:r>
            <w:r>
              <w:fldChar w:fldCharType="end"/>
            </w:r>
          </w:hyperlink>
        </w:p>
        <w:p w:rsidR="00FF3BD7" w:rsidP="6940F363" w:rsidRDefault="00FF3BD7" w14:paraId="6894215C" w14:textId="223DA83D">
          <w:pPr>
            <w:pStyle w:val="TOC2"/>
            <w:tabs>
              <w:tab w:val="right" w:leader="dot" w:pos="9015"/>
            </w:tabs>
            <w:rPr>
              <w:rStyle w:val="Hyperlink"/>
              <w:noProof/>
              <w:lang w:eastAsia="ja-JP"/>
            </w:rPr>
          </w:pPr>
          <w:hyperlink w:anchor="_Toc1844531941">
            <w:r w:rsidRPr="6940F363" w:rsidR="6940F363">
              <w:rPr>
                <w:rStyle w:val="Hyperlink"/>
              </w:rPr>
              <w:t>System Views</w:t>
            </w:r>
            <w:r>
              <w:tab/>
            </w:r>
            <w:r>
              <w:fldChar w:fldCharType="begin"/>
            </w:r>
            <w:r>
              <w:instrText xml:space="preserve">PAGEREF _Toc1844531941 \h</w:instrText>
            </w:r>
            <w:r>
              <w:fldChar w:fldCharType="separate"/>
            </w:r>
            <w:r w:rsidRPr="6940F363" w:rsidR="6940F363">
              <w:rPr>
                <w:rStyle w:val="Hyperlink"/>
              </w:rPr>
              <w:t>13</w:t>
            </w:r>
            <w:r>
              <w:fldChar w:fldCharType="end"/>
            </w:r>
          </w:hyperlink>
        </w:p>
        <w:p w:rsidR="00FF3BD7" w:rsidP="7F97ACB4" w:rsidRDefault="00FF3BD7" w14:paraId="23DA010B" w14:textId="43B957D5">
          <w:pPr>
            <w:pStyle w:val="TOC1"/>
            <w:tabs>
              <w:tab w:val="right" w:leader="dot" w:pos="9015"/>
            </w:tabs>
            <w:rPr>
              <w:rStyle w:val="Hyperlink"/>
              <w:lang w:eastAsia="ja-JP"/>
            </w:rPr>
          </w:pPr>
          <w:hyperlink w:anchor="_Toc891605015">
            <w:r w:rsidRPr="6940F363" w:rsidR="6940F363">
              <w:rPr>
                <w:rStyle w:val="Hyperlink"/>
              </w:rPr>
              <w:t>Individual records</w:t>
            </w:r>
            <w:r>
              <w:tab/>
            </w:r>
            <w:r>
              <w:fldChar w:fldCharType="begin"/>
            </w:r>
            <w:r>
              <w:instrText xml:space="preserve">PAGEREF _Toc891605015 \h</w:instrText>
            </w:r>
            <w:r>
              <w:fldChar w:fldCharType="separate"/>
            </w:r>
            <w:r w:rsidRPr="6940F363" w:rsidR="6940F363">
              <w:rPr>
                <w:rStyle w:val="Hyperlink"/>
              </w:rPr>
              <w:t>14</w:t>
            </w:r>
            <w:r>
              <w:fldChar w:fldCharType="end"/>
            </w:r>
          </w:hyperlink>
        </w:p>
        <w:p w:rsidR="00FF3BD7" w:rsidP="6940F363" w:rsidRDefault="00FF3BD7" w14:paraId="62E26BBC" w14:textId="7EBC48A0">
          <w:pPr>
            <w:pStyle w:val="TOC2"/>
            <w:tabs>
              <w:tab w:val="right" w:leader="dot" w:pos="9015"/>
            </w:tabs>
            <w:rPr>
              <w:rStyle w:val="Hyperlink"/>
              <w:noProof/>
              <w:lang w:eastAsia="ja-JP"/>
            </w:rPr>
          </w:pPr>
          <w:hyperlink w:anchor="_Toc1166525976">
            <w:r w:rsidRPr="6940F363" w:rsidR="6940F363">
              <w:rPr>
                <w:rStyle w:val="Hyperlink"/>
              </w:rPr>
              <w:t>Applicant</w:t>
            </w:r>
            <w:r>
              <w:tab/>
            </w:r>
            <w:r>
              <w:fldChar w:fldCharType="begin"/>
            </w:r>
            <w:r>
              <w:instrText xml:space="preserve">PAGEREF _Toc1166525976 \h</w:instrText>
            </w:r>
            <w:r>
              <w:fldChar w:fldCharType="separate"/>
            </w:r>
            <w:r w:rsidRPr="6940F363" w:rsidR="6940F363">
              <w:rPr>
                <w:rStyle w:val="Hyperlink"/>
              </w:rPr>
              <w:t>15</w:t>
            </w:r>
            <w:r>
              <w:fldChar w:fldCharType="end"/>
            </w:r>
          </w:hyperlink>
        </w:p>
        <w:p w:rsidR="00FF3BD7" w:rsidP="6940F363" w:rsidRDefault="00FF3BD7" w14:paraId="78FAF342" w14:textId="57C4C12A">
          <w:pPr>
            <w:pStyle w:val="TOC2"/>
            <w:tabs>
              <w:tab w:val="right" w:leader="dot" w:pos="9015"/>
            </w:tabs>
            <w:rPr>
              <w:rStyle w:val="Hyperlink"/>
              <w:noProof/>
              <w:lang w:eastAsia="ja-JP"/>
            </w:rPr>
          </w:pPr>
          <w:hyperlink w:anchor="_Toc1186044841">
            <w:r w:rsidRPr="6940F363" w:rsidR="6940F363">
              <w:rPr>
                <w:rStyle w:val="Hyperlink"/>
              </w:rPr>
              <w:t>Household</w:t>
            </w:r>
            <w:r>
              <w:tab/>
            </w:r>
            <w:r>
              <w:fldChar w:fldCharType="begin"/>
            </w:r>
            <w:r>
              <w:instrText xml:space="preserve">PAGEREF _Toc1186044841 \h</w:instrText>
            </w:r>
            <w:r>
              <w:fldChar w:fldCharType="separate"/>
            </w:r>
            <w:r w:rsidRPr="6940F363" w:rsidR="6940F363">
              <w:rPr>
                <w:rStyle w:val="Hyperlink"/>
              </w:rPr>
              <w:t>16</w:t>
            </w:r>
            <w:r>
              <w:fldChar w:fldCharType="end"/>
            </w:r>
          </w:hyperlink>
        </w:p>
        <w:p w:rsidR="00FF3BD7" w:rsidP="6940F363" w:rsidRDefault="00FF3BD7" w14:paraId="08CD4341" w14:textId="67B41C21">
          <w:pPr>
            <w:pStyle w:val="TOC2"/>
            <w:tabs>
              <w:tab w:val="right" w:leader="dot" w:pos="9015"/>
            </w:tabs>
            <w:rPr>
              <w:rStyle w:val="Hyperlink"/>
              <w:noProof/>
              <w:lang w:eastAsia="ja-JP"/>
            </w:rPr>
          </w:pPr>
          <w:hyperlink w:anchor="_Toc698273381">
            <w:r w:rsidRPr="6940F363" w:rsidR="6940F363">
              <w:rPr>
                <w:rStyle w:val="Hyperlink"/>
              </w:rPr>
              <w:t>Sponsor</w:t>
            </w:r>
            <w:r>
              <w:tab/>
            </w:r>
            <w:r>
              <w:fldChar w:fldCharType="begin"/>
            </w:r>
            <w:r>
              <w:instrText xml:space="preserve">PAGEREF _Toc698273381 \h</w:instrText>
            </w:r>
            <w:r>
              <w:fldChar w:fldCharType="separate"/>
            </w:r>
            <w:r w:rsidRPr="6940F363" w:rsidR="6940F363">
              <w:rPr>
                <w:rStyle w:val="Hyperlink"/>
              </w:rPr>
              <w:t>18</w:t>
            </w:r>
            <w:r>
              <w:fldChar w:fldCharType="end"/>
            </w:r>
          </w:hyperlink>
        </w:p>
        <w:p w:rsidR="00FF3BD7" w:rsidP="6940F363" w:rsidRDefault="00FF3BD7" w14:paraId="79CCBDF1" w14:textId="050C0216">
          <w:pPr>
            <w:pStyle w:val="TOC2"/>
            <w:tabs>
              <w:tab w:val="right" w:leader="dot" w:pos="9015"/>
            </w:tabs>
            <w:rPr>
              <w:rStyle w:val="Hyperlink"/>
              <w:noProof/>
              <w:lang w:eastAsia="ja-JP"/>
            </w:rPr>
          </w:pPr>
          <w:hyperlink w:anchor="_Toc329584033">
            <w:r w:rsidRPr="6940F363" w:rsidR="6940F363">
              <w:rPr>
                <w:rStyle w:val="Hyperlink"/>
              </w:rPr>
              <w:t>Sponsor Household</w:t>
            </w:r>
            <w:r>
              <w:tab/>
            </w:r>
            <w:r>
              <w:fldChar w:fldCharType="begin"/>
            </w:r>
            <w:r>
              <w:instrText xml:space="preserve">PAGEREF _Toc329584033 \h</w:instrText>
            </w:r>
            <w:r>
              <w:fldChar w:fldCharType="separate"/>
            </w:r>
            <w:r w:rsidRPr="6940F363" w:rsidR="6940F363">
              <w:rPr>
                <w:rStyle w:val="Hyperlink"/>
              </w:rPr>
              <w:t>19</w:t>
            </w:r>
            <w:r>
              <w:fldChar w:fldCharType="end"/>
            </w:r>
          </w:hyperlink>
        </w:p>
        <w:p w:rsidR="00FF3BD7" w:rsidP="7F97ACB4" w:rsidRDefault="00FF3BD7" w14:paraId="3D36650F" w14:textId="0B0A14CD">
          <w:pPr>
            <w:pStyle w:val="TOC1"/>
            <w:tabs>
              <w:tab w:val="right" w:leader="dot" w:pos="9015"/>
            </w:tabs>
            <w:rPr>
              <w:rStyle w:val="Hyperlink"/>
              <w:lang w:eastAsia="ja-JP"/>
            </w:rPr>
          </w:pPr>
          <w:hyperlink w:anchor="_Toc2017600550">
            <w:r w:rsidRPr="6940F363" w:rsidR="6940F363">
              <w:rPr>
                <w:rStyle w:val="Hyperlink"/>
              </w:rPr>
              <w:t>Using the system</w:t>
            </w:r>
            <w:r>
              <w:tab/>
            </w:r>
            <w:r>
              <w:fldChar w:fldCharType="begin"/>
            </w:r>
            <w:r>
              <w:instrText xml:space="preserve">PAGEREF _Toc2017600550 \h</w:instrText>
            </w:r>
            <w:r>
              <w:fldChar w:fldCharType="separate"/>
            </w:r>
            <w:r w:rsidRPr="6940F363" w:rsidR="6940F363">
              <w:rPr>
                <w:rStyle w:val="Hyperlink"/>
              </w:rPr>
              <w:t>20</w:t>
            </w:r>
            <w:r>
              <w:fldChar w:fldCharType="end"/>
            </w:r>
          </w:hyperlink>
        </w:p>
        <w:p w:rsidR="00FF3BD7" w:rsidP="6940F363" w:rsidRDefault="00FF3BD7" w14:paraId="771C4EC6" w14:textId="00AD4B1C">
          <w:pPr>
            <w:pStyle w:val="TOC2"/>
            <w:tabs>
              <w:tab w:val="right" w:leader="dot" w:pos="9015"/>
            </w:tabs>
            <w:rPr>
              <w:rStyle w:val="Hyperlink"/>
              <w:noProof/>
              <w:lang w:eastAsia="ja-JP"/>
            </w:rPr>
          </w:pPr>
          <w:hyperlink w:anchor="_Toc314366817">
            <w:r w:rsidRPr="6940F363" w:rsidR="6940F363">
              <w:rPr>
                <w:rStyle w:val="Hyperlink"/>
              </w:rPr>
              <w:t>Searching for a record within local authority</w:t>
            </w:r>
            <w:r>
              <w:tab/>
            </w:r>
            <w:r>
              <w:fldChar w:fldCharType="begin"/>
            </w:r>
            <w:r>
              <w:instrText xml:space="preserve">PAGEREF _Toc314366817 \h</w:instrText>
            </w:r>
            <w:r>
              <w:fldChar w:fldCharType="separate"/>
            </w:r>
            <w:r w:rsidRPr="6940F363" w:rsidR="6940F363">
              <w:rPr>
                <w:rStyle w:val="Hyperlink"/>
              </w:rPr>
              <w:t>21</w:t>
            </w:r>
            <w:r>
              <w:fldChar w:fldCharType="end"/>
            </w:r>
          </w:hyperlink>
        </w:p>
        <w:p w:rsidR="00FF3BD7" w:rsidP="6940F363" w:rsidRDefault="00FF3BD7" w14:paraId="544A5C15" w14:textId="3FDBE0DE">
          <w:pPr>
            <w:pStyle w:val="TOC2"/>
            <w:tabs>
              <w:tab w:val="right" w:leader="dot" w:pos="9015"/>
            </w:tabs>
            <w:rPr>
              <w:rStyle w:val="Hyperlink"/>
              <w:noProof/>
              <w:lang w:eastAsia="ja-JP"/>
            </w:rPr>
          </w:pPr>
          <w:hyperlink w:anchor="_Toc566092223">
            <w:r w:rsidRPr="6940F363" w:rsidR="6940F363">
              <w:rPr>
                <w:rStyle w:val="Hyperlink"/>
              </w:rPr>
              <w:t>Searching for a record outside of your local authority</w:t>
            </w:r>
            <w:r>
              <w:tab/>
            </w:r>
            <w:r>
              <w:fldChar w:fldCharType="begin"/>
            </w:r>
            <w:r>
              <w:instrText xml:space="preserve">PAGEREF _Toc566092223 \h</w:instrText>
            </w:r>
            <w:r>
              <w:fldChar w:fldCharType="separate"/>
            </w:r>
            <w:r w:rsidRPr="6940F363" w:rsidR="6940F363">
              <w:rPr>
                <w:rStyle w:val="Hyperlink"/>
              </w:rPr>
              <w:t>22</w:t>
            </w:r>
            <w:r>
              <w:fldChar w:fldCharType="end"/>
            </w:r>
          </w:hyperlink>
        </w:p>
        <w:p w:rsidR="00FF3BD7" w:rsidP="6940F363" w:rsidRDefault="00FF3BD7" w14:paraId="4CB647CE" w14:textId="146376FF">
          <w:pPr>
            <w:pStyle w:val="TOC2"/>
            <w:tabs>
              <w:tab w:val="right" w:leader="dot" w:pos="9015"/>
            </w:tabs>
            <w:rPr>
              <w:rStyle w:val="Hyperlink"/>
              <w:noProof/>
              <w:lang w:eastAsia="ja-JP"/>
            </w:rPr>
          </w:pPr>
          <w:hyperlink w:anchor="_Toc1382726306">
            <w:r w:rsidRPr="6940F363" w:rsidR="6940F363">
              <w:rPr>
                <w:rStyle w:val="Hyperlink"/>
              </w:rPr>
              <w:t>Welcome Centre Checks</w:t>
            </w:r>
            <w:r>
              <w:tab/>
            </w:r>
            <w:r>
              <w:fldChar w:fldCharType="begin"/>
            </w:r>
            <w:r>
              <w:instrText xml:space="preserve">PAGEREF _Toc1382726306 \h</w:instrText>
            </w:r>
            <w:r>
              <w:fldChar w:fldCharType="separate"/>
            </w:r>
            <w:r w:rsidRPr="6940F363" w:rsidR="6940F363">
              <w:rPr>
                <w:rStyle w:val="Hyperlink"/>
              </w:rPr>
              <w:t>23</w:t>
            </w:r>
            <w:r>
              <w:fldChar w:fldCharType="end"/>
            </w:r>
          </w:hyperlink>
        </w:p>
        <w:p w:rsidR="00FF3BD7" w:rsidP="6940F363" w:rsidRDefault="00FF3BD7" w14:paraId="3D2BFD5D" w14:textId="40D8734B">
          <w:pPr>
            <w:pStyle w:val="TOC3"/>
            <w:tabs>
              <w:tab w:val="right" w:leader="dot" w:pos="9015"/>
            </w:tabs>
            <w:rPr>
              <w:rStyle w:val="Hyperlink"/>
              <w:noProof/>
              <w:lang w:eastAsia="ja-JP"/>
            </w:rPr>
          </w:pPr>
          <w:hyperlink w:anchor="_Toc1886892510">
            <w:r w:rsidRPr="6940F363" w:rsidR="6940F363">
              <w:rPr>
                <w:rStyle w:val="Hyperlink"/>
              </w:rPr>
              <w:t>Initial ‘Check in’ Check</w:t>
            </w:r>
            <w:r>
              <w:tab/>
            </w:r>
            <w:r>
              <w:fldChar w:fldCharType="begin"/>
            </w:r>
            <w:r>
              <w:instrText xml:space="preserve">PAGEREF _Toc1886892510 \h</w:instrText>
            </w:r>
            <w:r>
              <w:fldChar w:fldCharType="separate"/>
            </w:r>
            <w:r w:rsidRPr="6940F363" w:rsidR="6940F363">
              <w:rPr>
                <w:rStyle w:val="Hyperlink"/>
              </w:rPr>
              <w:t>24</w:t>
            </w:r>
            <w:r>
              <w:fldChar w:fldCharType="end"/>
            </w:r>
          </w:hyperlink>
        </w:p>
        <w:p w:rsidR="00FF3BD7" w:rsidP="6940F363" w:rsidRDefault="00FF3BD7" w14:paraId="4E43A2D5" w14:textId="2A79BEB4">
          <w:pPr>
            <w:pStyle w:val="TOC3"/>
            <w:tabs>
              <w:tab w:val="right" w:leader="dot" w:pos="9015"/>
            </w:tabs>
            <w:rPr>
              <w:rStyle w:val="Hyperlink"/>
              <w:noProof/>
              <w:lang w:eastAsia="ja-JP"/>
            </w:rPr>
          </w:pPr>
          <w:hyperlink w:anchor="_Toc363459569">
            <w:r w:rsidRPr="6940F363" w:rsidR="6940F363">
              <w:rPr>
                <w:rStyle w:val="Hyperlink"/>
              </w:rPr>
              <w:t>2nd Stage Checks</w:t>
            </w:r>
            <w:r>
              <w:tab/>
            </w:r>
            <w:r>
              <w:fldChar w:fldCharType="begin"/>
            </w:r>
            <w:r>
              <w:instrText xml:space="preserve">PAGEREF _Toc363459569 \h</w:instrText>
            </w:r>
            <w:r>
              <w:fldChar w:fldCharType="separate"/>
            </w:r>
            <w:r w:rsidRPr="6940F363" w:rsidR="6940F363">
              <w:rPr>
                <w:rStyle w:val="Hyperlink"/>
              </w:rPr>
              <w:t>24</w:t>
            </w:r>
            <w:r>
              <w:fldChar w:fldCharType="end"/>
            </w:r>
          </w:hyperlink>
        </w:p>
        <w:p w:rsidR="00FF3BD7" w:rsidP="6940F363" w:rsidRDefault="00FF3BD7" w14:paraId="50746EAB" w14:textId="147DB573">
          <w:pPr>
            <w:pStyle w:val="TOC3"/>
            <w:tabs>
              <w:tab w:val="right" w:leader="dot" w:pos="9015"/>
            </w:tabs>
            <w:rPr>
              <w:rStyle w:val="Hyperlink"/>
              <w:noProof/>
              <w:lang w:eastAsia="ja-JP"/>
            </w:rPr>
          </w:pPr>
          <w:hyperlink w:anchor="_Toc2124525977">
            <w:r w:rsidRPr="6940F363" w:rsidR="6940F363">
              <w:rPr>
                <w:rStyle w:val="Hyperlink"/>
              </w:rPr>
              <w:t>3rd and Final checks prior</w:t>
            </w:r>
            <w:r>
              <w:tab/>
            </w:r>
            <w:r>
              <w:fldChar w:fldCharType="begin"/>
            </w:r>
            <w:r>
              <w:instrText xml:space="preserve">PAGEREF _Toc2124525977 \h</w:instrText>
            </w:r>
            <w:r>
              <w:fldChar w:fldCharType="separate"/>
            </w:r>
            <w:r w:rsidRPr="6940F363" w:rsidR="6940F363">
              <w:rPr>
                <w:rStyle w:val="Hyperlink"/>
              </w:rPr>
              <w:t>25</w:t>
            </w:r>
            <w:r>
              <w:fldChar w:fldCharType="end"/>
            </w:r>
          </w:hyperlink>
        </w:p>
        <w:p w:rsidR="00FF3BD7" w:rsidP="6940F363" w:rsidRDefault="00FF3BD7" w14:paraId="3E1405AF" w14:textId="06F36C1E">
          <w:pPr>
            <w:pStyle w:val="TOC2"/>
            <w:tabs>
              <w:tab w:val="right" w:leader="dot" w:pos="9015"/>
            </w:tabs>
            <w:rPr>
              <w:rStyle w:val="Hyperlink"/>
              <w:noProof/>
              <w:lang w:eastAsia="ja-JP"/>
            </w:rPr>
          </w:pPr>
          <w:hyperlink w:anchor="_Toc367016758">
            <w:r w:rsidRPr="6940F363" w:rsidR="6940F363">
              <w:rPr>
                <w:rStyle w:val="Hyperlink"/>
              </w:rPr>
              <w:t>Bulk updates to checks</w:t>
            </w:r>
            <w:r>
              <w:tab/>
            </w:r>
            <w:r>
              <w:fldChar w:fldCharType="begin"/>
            </w:r>
            <w:r>
              <w:instrText xml:space="preserve">PAGEREF _Toc367016758 \h</w:instrText>
            </w:r>
            <w:r>
              <w:fldChar w:fldCharType="separate"/>
            </w:r>
            <w:r w:rsidRPr="6940F363" w:rsidR="6940F363">
              <w:rPr>
                <w:rStyle w:val="Hyperlink"/>
              </w:rPr>
              <w:t>26</w:t>
            </w:r>
            <w:r>
              <w:fldChar w:fldCharType="end"/>
            </w:r>
          </w:hyperlink>
        </w:p>
        <w:p w:rsidR="00FF3BD7" w:rsidP="6940F363" w:rsidRDefault="00FF3BD7" w14:paraId="2A0AB00F" w14:textId="251465C0">
          <w:pPr>
            <w:pStyle w:val="TOC2"/>
            <w:tabs>
              <w:tab w:val="right" w:leader="dot" w:pos="9015"/>
            </w:tabs>
            <w:rPr>
              <w:rStyle w:val="Hyperlink"/>
              <w:noProof/>
              <w:lang w:eastAsia="ja-JP"/>
            </w:rPr>
          </w:pPr>
          <w:hyperlink w:anchor="_Toc816758535">
            <w:r w:rsidRPr="6940F363" w:rsidR="6940F363">
              <w:rPr>
                <w:rStyle w:val="Hyperlink"/>
              </w:rPr>
              <w:t>Using Case Notes</w:t>
            </w:r>
            <w:r>
              <w:tab/>
            </w:r>
            <w:r>
              <w:fldChar w:fldCharType="begin"/>
            </w:r>
            <w:r>
              <w:instrText xml:space="preserve">PAGEREF _Toc816758535 \h</w:instrText>
            </w:r>
            <w:r>
              <w:fldChar w:fldCharType="separate"/>
            </w:r>
            <w:r w:rsidRPr="6940F363" w:rsidR="6940F363">
              <w:rPr>
                <w:rStyle w:val="Hyperlink"/>
              </w:rPr>
              <w:t>27</w:t>
            </w:r>
            <w:r>
              <w:fldChar w:fldCharType="end"/>
            </w:r>
          </w:hyperlink>
        </w:p>
        <w:p w:rsidR="00FF3BD7" w:rsidP="6940F363" w:rsidRDefault="00FF3BD7" w14:paraId="1448EF80" w14:textId="40C2D107">
          <w:pPr>
            <w:pStyle w:val="TOC3"/>
            <w:tabs>
              <w:tab w:val="right" w:leader="dot" w:pos="9015"/>
            </w:tabs>
            <w:rPr>
              <w:rStyle w:val="Hyperlink"/>
              <w:noProof/>
              <w:lang w:eastAsia="ja-JP"/>
            </w:rPr>
          </w:pPr>
          <w:hyperlink w:anchor="_Toc678645913">
            <w:r w:rsidRPr="6940F363" w:rsidR="6940F363">
              <w:rPr>
                <w:rStyle w:val="Hyperlink"/>
              </w:rPr>
              <w:t>Tips for adding information into the Case Notes and Activities</w:t>
            </w:r>
            <w:r>
              <w:tab/>
            </w:r>
            <w:r>
              <w:fldChar w:fldCharType="begin"/>
            </w:r>
            <w:r>
              <w:instrText xml:space="preserve">PAGEREF _Toc678645913 \h</w:instrText>
            </w:r>
            <w:r>
              <w:fldChar w:fldCharType="separate"/>
            </w:r>
            <w:r w:rsidRPr="6940F363" w:rsidR="6940F363">
              <w:rPr>
                <w:rStyle w:val="Hyperlink"/>
              </w:rPr>
              <w:t>29</w:t>
            </w:r>
            <w:r>
              <w:fldChar w:fldCharType="end"/>
            </w:r>
          </w:hyperlink>
        </w:p>
        <w:p w:rsidR="00FF3BD7" w:rsidP="6940F363" w:rsidRDefault="00FF3BD7" w14:paraId="6CF5C1F7" w14:textId="65CD180C">
          <w:pPr>
            <w:pStyle w:val="TOC2"/>
            <w:tabs>
              <w:tab w:val="right" w:leader="dot" w:pos="9015"/>
            </w:tabs>
            <w:rPr>
              <w:rStyle w:val="Hyperlink"/>
              <w:noProof/>
              <w:lang w:eastAsia="ja-JP"/>
            </w:rPr>
          </w:pPr>
          <w:hyperlink w:anchor="_Toc342879708">
            <w:r w:rsidRPr="6940F363" w:rsidR="6940F363">
              <w:rPr>
                <w:rStyle w:val="Hyperlink"/>
              </w:rPr>
              <w:t>Adding a Complex Case flag</w:t>
            </w:r>
            <w:r>
              <w:tab/>
            </w:r>
            <w:r>
              <w:fldChar w:fldCharType="begin"/>
            </w:r>
            <w:r>
              <w:instrText xml:space="preserve">PAGEREF _Toc342879708 \h</w:instrText>
            </w:r>
            <w:r>
              <w:fldChar w:fldCharType="separate"/>
            </w:r>
            <w:r w:rsidRPr="6940F363" w:rsidR="6940F363">
              <w:rPr>
                <w:rStyle w:val="Hyperlink"/>
              </w:rPr>
              <w:t>29</w:t>
            </w:r>
            <w:r>
              <w:fldChar w:fldCharType="end"/>
            </w:r>
          </w:hyperlink>
        </w:p>
        <w:p w:rsidR="00FF3BD7" w:rsidP="6940F363" w:rsidRDefault="00FF3BD7" w14:paraId="2EDDCF32" w14:textId="0294741D">
          <w:pPr>
            <w:pStyle w:val="TOC2"/>
            <w:tabs>
              <w:tab w:val="right" w:leader="dot" w:pos="9015"/>
            </w:tabs>
            <w:rPr>
              <w:rStyle w:val="Hyperlink"/>
              <w:noProof/>
              <w:lang w:eastAsia="ja-JP"/>
            </w:rPr>
          </w:pPr>
          <w:hyperlink w:anchor="_Toc299516950">
            <w:r w:rsidRPr="6940F363" w:rsidR="6940F363">
              <w:rPr>
                <w:rStyle w:val="Hyperlink"/>
              </w:rPr>
              <w:t>Updating the Checks box</w:t>
            </w:r>
            <w:r>
              <w:tab/>
            </w:r>
            <w:r>
              <w:fldChar w:fldCharType="begin"/>
            </w:r>
            <w:r>
              <w:instrText xml:space="preserve">PAGEREF _Toc299516950 \h</w:instrText>
            </w:r>
            <w:r>
              <w:fldChar w:fldCharType="separate"/>
            </w:r>
            <w:r w:rsidRPr="6940F363" w:rsidR="6940F363">
              <w:rPr>
                <w:rStyle w:val="Hyperlink"/>
              </w:rPr>
              <w:t>30</w:t>
            </w:r>
            <w:r>
              <w:fldChar w:fldCharType="end"/>
            </w:r>
          </w:hyperlink>
        </w:p>
        <w:p w:rsidR="00FF3BD7" w:rsidP="6940F363" w:rsidRDefault="00FF3BD7" w14:paraId="3779F7E9" w14:textId="3487A4D7">
          <w:pPr>
            <w:pStyle w:val="TOC2"/>
            <w:tabs>
              <w:tab w:val="right" w:leader="dot" w:pos="9015"/>
            </w:tabs>
            <w:rPr>
              <w:rStyle w:val="Hyperlink"/>
              <w:noProof/>
              <w:lang w:eastAsia="ja-JP"/>
            </w:rPr>
          </w:pPr>
          <w:hyperlink w:anchor="_Toc445752435">
            <w:r w:rsidRPr="6940F363" w:rsidR="6940F363">
              <w:rPr>
                <w:rStyle w:val="Hyperlink"/>
              </w:rPr>
              <w:t>Updating / Creating a Housing Need</w:t>
            </w:r>
            <w:r>
              <w:tab/>
            </w:r>
            <w:r>
              <w:fldChar w:fldCharType="begin"/>
            </w:r>
            <w:r>
              <w:instrText xml:space="preserve">PAGEREF _Toc445752435 \h</w:instrText>
            </w:r>
            <w:r>
              <w:fldChar w:fldCharType="separate"/>
            </w:r>
            <w:r w:rsidRPr="6940F363" w:rsidR="6940F363">
              <w:rPr>
                <w:rStyle w:val="Hyperlink"/>
              </w:rPr>
              <w:t>31</w:t>
            </w:r>
            <w:r>
              <w:fldChar w:fldCharType="end"/>
            </w:r>
          </w:hyperlink>
        </w:p>
        <w:p w:rsidR="00FF3BD7" w:rsidP="6940F363" w:rsidRDefault="00FF3BD7" w14:paraId="786299D9" w14:textId="60162729">
          <w:pPr>
            <w:pStyle w:val="TOC3"/>
            <w:tabs>
              <w:tab w:val="right" w:leader="dot" w:pos="9015"/>
            </w:tabs>
            <w:rPr>
              <w:rStyle w:val="Hyperlink"/>
              <w:noProof/>
              <w:lang w:eastAsia="ja-JP"/>
            </w:rPr>
          </w:pPr>
          <w:hyperlink w:anchor="_Toc1006352886">
            <w:r w:rsidRPr="6940F363" w:rsidR="6940F363">
              <w:rPr>
                <w:rStyle w:val="Hyperlink"/>
              </w:rPr>
              <w:t>Updating an existing Housing Need</w:t>
            </w:r>
            <w:r>
              <w:tab/>
            </w:r>
            <w:r>
              <w:fldChar w:fldCharType="begin"/>
            </w:r>
            <w:r>
              <w:instrText xml:space="preserve">PAGEREF _Toc1006352886 \h</w:instrText>
            </w:r>
            <w:r>
              <w:fldChar w:fldCharType="separate"/>
            </w:r>
            <w:r w:rsidRPr="6940F363" w:rsidR="6940F363">
              <w:rPr>
                <w:rStyle w:val="Hyperlink"/>
              </w:rPr>
              <w:t>32</w:t>
            </w:r>
            <w:r>
              <w:fldChar w:fldCharType="end"/>
            </w:r>
          </w:hyperlink>
        </w:p>
        <w:p w:rsidR="00FF3BD7" w:rsidP="6940F363" w:rsidRDefault="00FF3BD7" w14:paraId="182EB5E2" w14:textId="5D628C9E">
          <w:pPr>
            <w:pStyle w:val="TOC3"/>
            <w:tabs>
              <w:tab w:val="right" w:leader="dot" w:pos="9015"/>
            </w:tabs>
            <w:rPr>
              <w:rStyle w:val="Hyperlink"/>
              <w:noProof/>
              <w:lang w:eastAsia="ja-JP"/>
            </w:rPr>
          </w:pPr>
          <w:hyperlink w:anchor="_Toc1011377031">
            <w:r w:rsidRPr="6940F363" w:rsidR="6940F363">
              <w:rPr>
                <w:rStyle w:val="Hyperlink"/>
              </w:rPr>
              <w:t>Creating a new Housing Need</w:t>
            </w:r>
            <w:r>
              <w:tab/>
            </w:r>
            <w:r>
              <w:fldChar w:fldCharType="begin"/>
            </w:r>
            <w:r>
              <w:instrText xml:space="preserve">PAGEREF _Toc1011377031 \h</w:instrText>
            </w:r>
            <w:r>
              <w:fldChar w:fldCharType="separate"/>
            </w:r>
            <w:r w:rsidRPr="6940F363" w:rsidR="6940F363">
              <w:rPr>
                <w:rStyle w:val="Hyperlink"/>
              </w:rPr>
              <w:t>32</w:t>
            </w:r>
            <w:r>
              <w:fldChar w:fldCharType="end"/>
            </w:r>
          </w:hyperlink>
        </w:p>
        <w:p w:rsidR="00FF3BD7" w:rsidP="6940F363" w:rsidRDefault="00FF3BD7" w14:paraId="06664FE3" w14:textId="23117C3C">
          <w:pPr>
            <w:pStyle w:val="TOC2"/>
            <w:tabs>
              <w:tab w:val="right" w:leader="dot" w:pos="9015"/>
            </w:tabs>
            <w:rPr>
              <w:rStyle w:val="Hyperlink"/>
              <w:noProof/>
              <w:lang w:eastAsia="ja-JP"/>
            </w:rPr>
          </w:pPr>
          <w:hyperlink w:anchor="_Toc1330709770">
            <w:r w:rsidRPr="6940F363" w:rsidR="6940F363">
              <w:rPr>
                <w:rStyle w:val="Hyperlink"/>
              </w:rPr>
              <w:t>Creating/Closing a Placement Record</w:t>
            </w:r>
            <w:r>
              <w:tab/>
            </w:r>
            <w:r>
              <w:fldChar w:fldCharType="begin"/>
            </w:r>
            <w:r>
              <w:instrText xml:space="preserve">PAGEREF _Toc1330709770 \h</w:instrText>
            </w:r>
            <w:r>
              <w:fldChar w:fldCharType="separate"/>
            </w:r>
            <w:r w:rsidRPr="6940F363" w:rsidR="6940F363">
              <w:rPr>
                <w:rStyle w:val="Hyperlink"/>
              </w:rPr>
              <w:t>33</w:t>
            </w:r>
            <w:r>
              <w:fldChar w:fldCharType="end"/>
            </w:r>
          </w:hyperlink>
        </w:p>
        <w:p w:rsidR="00FF3BD7" w:rsidP="6940F363" w:rsidRDefault="00FF3BD7" w14:paraId="35A7CE81" w14:textId="609FF175">
          <w:pPr>
            <w:pStyle w:val="TOC3"/>
            <w:tabs>
              <w:tab w:val="right" w:leader="dot" w:pos="9015"/>
            </w:tabs>
            <w:rPr>
              <w:rStyle w:val="Hyperlink"/>
              <w:noProof/>
              <w:lang w:eastAsia="ja-JP"/>
            </w:rPr>
          </w:pPr>
          <w:hyperlink w:anchor="_Toc852271450">
            <w:r w:rsidRPr="6940F363" w:rsidR="6940F363">
              <w:rPr>
                <w:rStyle w:val="Hyperlink"/>
              </w:rPr>
              <w:t>Closing a placement record</w:t>
            </w:r>
            <w:r>
              <w:tab/>
            </w:r>
            <w:r>
              <w:fldChar w:fldCharType="begin"/>
            </w:r>
            <w:r>
              <w:instrText xml:space="preserve">PAGEREF _Toc852271450 \h</w:instrText>
            </w:r>
            <w:r>
              <w:fldChar w:fldCharType="separate"/>
            </w:r>
            <w:r w:rsidRPr="6940F363" w:rsidR="6940F363">
              <w:rPr>
                <w:rStyle w:val="Hyperlink"/>
              </w:rPr>
              <w:t>34</w:t>
            </w:r>
            <w:r>
              <w:fldChar w:fldCharType="end"/>
            </w:r>
          </w:hyperlink>
        </w:p>
        <w:p w:rsidR="00FF3BD7" w:rsidP="6940F363" w:rsidRDefault="00FF3BD7" w14:paraId="0573F223" w14:textId="1DF4A64D">
          <w:pPr>
            <w:pStyle w:val="TOC3"/>
            <w:tabs>
              <w:tab w:val="right" w:leader="dot" w:pos="9015"/>
            </w:tabs>
            <w:rPr>
              <w:rStyle w:val="Hyperlink"/>
              <w:noProof/>
              <w:lang w:eastAsia="ja-JP"/>
            </w:rPr>
          </w:pPr>
          <w:hyperlink w:anchor="_Toc1883260909">
            <w:r w:rsidRPr="6940F363" w:rsidR="6940F363">
              <w:rPr>
                <w:rStyle w:val="Hyperlink"/>
              </w:rPr>
              <w:t>Creating a new placement record</w:t>
            </w:r>
            <w:r>
              <w:tab/>
            </w:r>
            <w:r>
              <w:fldChar w:fldCharType="begin"/>
            </w:r>
            <w:r>
              <w:instrText xml:space="preserve">PAGEREF _Toc1883260909 \h</w:instrText>
            </w:r>
            <w:r>
              <w:fldChar w:fldCharType="separate"/>
            </w:r>
            <w:r w:rsidRPr="6940F363" w:rsidR="6940F363">
              <w:rPr>
                <w:rStyle w:val="Hyperlink"/>
              </w:rPr>
              <w:t>34</w:t>
            </w:r>
            <w:r>
              <w:fldChar w:fldCharType="end"/>
            </w:r>
          </w:hyperlink>
        </w:p>
        <w:p w:rsidR="00FF3BD7" w:rsidP="6940F363" w:rsidRDefault="00FF3BD7" w14:paraId="47143A66" w14:textId="27B4AF71">
          <w:pPr>
            <w:pStyle w:val="TOC2"/>
            <w:tabs>
              <w:tab w:val="right" w:leader="dot" w:pos="9015"/>
            </w:tabs>
            <w:rPr>
              <w:rStyle w:val="Hyperlink"/>
              <w:noProof/>
              <w:lang w:eastAsia="ja-JP"/>
            </w:rPr>
          </w:pPr>
          <w:hyperlink w:anchor="_Toc1803924687">
            <w:r w:rsidRPr="6940F363" w:rsidR="6940F363">
              <w:rPr>
                <w:rStyle w:val="Hyperlink"/>
              </w:rPr>
              <w:t>Changing Journey Status</w:t>
            </w:r>
            <w:r>
              <w:tab/>
            </w:r>
            <w:r>
              <w:fldChar w:fldCharType="begin"/>
            </w:r>
            <w:r>
              <w:instrText xml:space="preserve">PAGEREF _Toc1803924687 \h</w:instrText>
            </w:r>
            <w:r>
              <w:fldChar w:fldCharType="separate"/>
            </w:r>
            <w:r w:rsidRPr="6940F363" w:rsidR="6940F363">
              <w:rPr>
                <w:rStyle w:val="Hyperlink"/>
              </w:rPr>
              <w:t>35</w:t>
            </w:r>
            <w:r>
              <w:fldChar w:fldCharType="end"/>
            </w:r>
          </w:hyperlink>
        </w:p>
        <w:p w:rsidR="00FF3BD7" w:rsidP="6940F363" w:rsidRDefault="00FF3BD7" w14:paraId="2B46AD15" w14:textId="3DC42EB3">
          <w:pPr>
            <w:pStyle w:val="TOC2"/>
            <w:tabs>
              <w:tab w:val="right" w:leader="dot" w:pos="9015"/>
            </w:tabs>
            <w:rPr>
              <w:rStyle w:val="Hyperlink"/>
              <w:noProof/>
              <w:lang w:eastAsia="ja-JP"/>
            </w:rPr>
          </w:pPr>
          <w:hyperlink w:anchor="_Toc2073077321">
            <w:r w:rsidRPr="6940F363" w:rsidR="6940F363">
              <w:rPr>
                <w:rStyle w:val="Hyperlink"/>
              </w:rPr>
              <w:t>Updating multiple records with the same journey status</w:t>
            </w:r>
            <w:r>
              <w:tab/>
            </w:r>
            <w:r>
              <w:fldChar w:fldCharType="begin"/>
            </w:r>
            <w:r>
              <w:instrText xml:space="preserve">PAGEREF _Toc2073077321 \h</w:instrText>
            </w:r>
            <w:r>
              <w:fldChar w:fldCharType="separate"/>
            </w:r>
            <w:r w:rsidRPr="6940F363" w:rsidR="6940F363">
              <w:rPr>
                <w:rStyle w:val="Hyperlink"/>
              </w:rPr>
              <w:t>36</w:t>
            </w:r>
            <w:r>
              <w:fldChar w:fldCharType="end"/>
            </w:r>
          </w:hyperlink>
        </w:p>
        <w:p w:rsidR="00FF3BD7" w:rsidP="6940F363" w:rsidRDefault="00FF3BD7" w14:paraId="5D95CB1E" w14:textId="673B1838">
          <w:pPr>
            <w:pStyle w:val="TOC2"/>
            <w:tabs>
              <w:tab w:val="right" w:leader="dot" w:pos="9015"/>
            </w:tabs>
            <w:rPr>
              <w:rStyle w:val="Hyperlink"/>
              <w:noProof/>
              <w:lang w:eastAsia="ja-JP"/>
            </w:rPr>
          </w:pPr>
          <w:hyperlink w:anchor="_Toc541753285">
            <w:r w:rsidRPr="6940F363" w:rsidR="6940F363">
              <w:rPr>
                <w:rStyle w:val="Hyperlink"/>
              </w:rPr>
              <w:t>Handling No Shows</w:t>
            </w:r>
            <w:r>
              <w:tab/>
            </w:r>
            <w:r>
              <w:fldChar w:fldCharType="begin"/>
            </w:r>
            <w:r>
              <w:instrText xml:space="preserve">PAGEREF _Toc541753285 \h</w:instrText>
            </w:r>
            <w:r>
              <w:fldChar w:fldCharType="separate"/>
            </w:r>
            <w:r w:rsidRPr="6940F363" w:rsidR="6940F363">
              <w:rPr>
                <w:rStyle w:val="Hyperlink"/>
              </w:rPr>
              <w:t>38</w:t>
            </w:r>
            <w:r>
              <w:fldChar w:fldCharType="end"/>
            </w:r>
          </w:hyperlink>
        </w:p>
        <w:p w:rsidR="00FF3BD7" w:rsidP="6940F363" w:rsidRDefault="00FF3BD7" w14:paraId="1DCAC291" w14:textId="7FE0961D">
          <w:pPr>
            <w:pStyle w:val="TOC2"/>
            <w:tabs>
              <w:tab w:val="right" w:leader="dot" w:pos="9015"/>
            </w:tabs>
            <w:rPr>
              <w:rStyle w:val="Hyperlink"/>
              <w:noProof/>
              <w:lang w:eastAsia="ja-JP"/>
            </w:rPr>
          </w:pPr>
          <w:hyperlink w:anchor="_Toc1642926201">
            <w:r w:rsidRPr="6940F363" w:rsidR="6940F363">
              <w:rPr>
                <w:rStyle w:val="Hyperlink"/>
              </w:rPr>
              <w:t>Making changes to Household Groups</w:t>
            </w:r>
            <w:r>
              <w:tab/>
            </w:r>
            <w:r>
              <w:fldChar w:fldCharType="begin"/>
            </w:r>
            <w:r>
              <w:instrText xml:space="preserve">PAGEREF _Toc1642926201 \h</w:instrText>
            </w:r>
            <w:r>
              <w:fldChar w:fldCharType="separate"/>
            </w:r>
            <w:r w:rsidRPr="6940F363" w:rsidR="6940F363">
              <w:rPr>
                <w:rStyle w:val="Hyperlink"/>
              </w:rPr>
              <w:t>39</w:t>
            </w:r>
            <w:r>
              <w:fldChar w:fldCharType="end"/>
            </w:r>
          </w:hyperlink>
        </w:p>
        <w:p w:rsidR="00FF3BD7" w:rsidP="6940F363" w:rsidRDefault="00FF3BD7" w14:paraId="72E6D11A" w14:textId="7E3F31EF">
          <w:pPr>
            <w:pStyle w:val="TOC3"/>
            <w:tabs>
              <w:tab w:val="right" w:leader="dot" w:pos="9015"/>
            </w:tabs>
            <w:rPr>
              <w:rStyle w:val="Hyperlink"/>
              <w:noProof/>
              <w:lang w:eastAsia="ja-JP"/>
            </w:rPr>
          </w:pPr>
          <w:hyperlink w:anchor="_Toc804366197">
            <w:r w:rsidRPr="6940F363" w:rsidR="6940F363">
              <w:rPr>
                <w:rStyle w:val="Hyperlink"/>
              </w:rPr>
              <w:t>Changing lead applicant status</w:t>
            </w:r>
            <w:r>
              <w:tab/>
            </w:r>
            <w:r>
              <w:fldChar w:fldCharType="begin"/>
            </w:r>
            <w:r>
              <w:instrText xml:space="preserve">PAGEREF _Toc804366197 \h</w:instrText>
            </w:r>
            <w:r>
              <w:fldChar w:fldCharType="separate"/>
            </w:r>
            <w:r w:rsidRPr="6940F363" w:rsidR="6940F363">
              <w:rPr>
                <w:rStyle w:val="Hyperlink"/>
              </w:rPr>
              <w:t>40</w:t>
            </w:r>
            <w:r>
              <w:fldChar w:fldCharType="end"/>
            </w:r>
          </w:hyperlink>
        </w:p>
        <w:p w:rsidR="00FF3BD7" w:rsidP="6940F363" w:rsidRDefault="00FF3BD7" w14:paraId="07AAFEC4" w14:textId="51D4E877">
          <w:pPr>
            <w:pStyle w:val="TOC3"/>
            <w:tabs>
              <w:tab w:val="right" w:leader="dot" w:pos="9015"/>
            </w:tabs>
            <w:rPr>
              <w:rStyle w:val="Hyperlink"/>
              <w:noProof/>
              <w:lang w:eastAsia="ja-JP"/>
            </w:rPr>
          </w:pPr>
          <w:hyperlink w:anchor="_Toc357609752">
            <w:r w:rsidRPr="6940F363" w:rsidR="6940F363">
              <w:rPr>
                <w:rStyle w:val="Hyperlink"/>
              </w:rPr>
              <w:t>Removing an applicant to a new household</w:t>
            </w:r>
            <w:r>
              <w:tab/>
            </w:r>
            <w:r>
              <w:fldChar w:fldCharType="begin"/>
            </w:r>
            <w:r>
              <w:instrText xml:space="preserve">PAGEREF _Toc357609752 \h</w:instrText>
            </w:r>
            <w:r>
              <w:fldChar w:fldCharType="separate"/>
            </w:r>
            <w:r w:rsidRPr="6940F363" w:rsidR="6940F363">
              <w:rPr>
                <w:rStyle w:val="Hyperlink"/>
              </w:rPr>
              <w:t>41</w:t>
            </w:r>
            <w:r>
              <w:fldChar w:fldCharType="end"/>
            </w:r>
          </w:hyperlink>
        </w:p>
        <w:p w:rsidR="00FF3BD7" w:rsidP="6940F363" w:rsidRDefault="00FF3BD7" w14:paraId="4A1B49A6" w14:textId="7FB9AB5A">
          <w:pPr>
            <w:pStyle w:val="TOC3"/>
            <w:tabs>
              <w:tab w:val="right" w:leader="dot" w:pos="9015"/>
            </w:tabs>
            <w:rPr>
              <w:rStyle w:val="Hyperlink"/>
              <w:noProof/>
              <w:lang w:eastAsia="ja-JP"/>
            </w:rPr>
          </w:pPr>
          <w:hyperlink w:anchor="_Toc897307537">
            <w:r w:rsidRPr="6940F363" w:rsidR="6940F363">
              <w:rPr>
                <w:rStyle w:val="Hyperlink"/>
              </w:rPr>
              <w:t>Adding an applicant to a household group</w:t>
            </w:r>
            <w:r>
              <w:tab/>
            </w:r>
            <w:r>
              <w:fldChar w:fldCharType="begin"/>
            </w:r>
            <w:r>
              <w:instrText xml:space="preserve">PAGEREF _Toc897307537 \h</w:instrText>
            </w:r>
            <w:r>
              <w:fldChar w:fldCharType="separate"/>
            </w:r>
            <w:r w:rsidRPr="6940F363" w:rsidR="6940F363">
              <w:rPr>
                <w:rStyle w:val="Hyperlink"/>
              </w:rPr>
              <w:t>42</w:t>
            </w:r>
            <w:r>
              <w:fldChar w:fldCharType="end"/>
            </w:r>
          </w:hyperlink>
        </w:p>
        <w:p w:rsidR="00FF3BD7" w:rsidP="7F97ACB4" w:rsidRDefault="00FF3BD7" w14:paraId="0406C735" w14:textId="7149A630">
          <w:pPr>
            <w:pStyle w:val="TOC1"/>
            <w:tabs>
              <w:tab w:val="right" w:leader="dot" w:pos="9015"/>
            </w:tabs>
            <w:rPr>
              <w:rStyle w:val="Hyperlink"/>
              <w:lang w:eastAsia="ja-JP"/>
            </w:rPr>
          </w:pPr>
          <w:hyperlink w:anchor="_Toc227285707">
            <w:r w:rsidRPr="6940F363" w:rsidR="6940F363">
              <w:rPr>
                <w:rStyle w:val="Hyperlink"/>
              </w:rPr>
              <w:t>Using the Health Board Tab</w:t>
            </w:r>
            <w:r>
              <w:tab/>
            </w:r>
            <w:r>
              <w:fldChar w:fldCharType="begin"/>
            </w:r>
            <w:r>
              <w:instrText xml:space="preserve">PAGEREF _Toc227285707 \h</w:instrText>
            </w:r>
            <w:r>
              <w:fldChar w:fldCharType="separate"/>
            </w:r>
            <w:r w:rsidRPr="6940F363" w:rsidR="6940F363">
              <w:rPr>
                <w:rStyle w:val="Hyperlink"/>
              </w:rPr>
              <w:t>43</w:t>
            </w:r>
            <w:r>
              <w:fldChar w:fldCharType="end"/>
            </w:r>
          </w:hyperlink>
        </w:p>
        <w:p w:rsidR="00FF3BD7" w:rsidP="6940F363" w:rsidRDefault="00FF3BD7" w14:paraId="60FCA08D" w14:textId="4E1E487B">
          <w:pPr>
            <w:pStyle w:val="TOC1"/>
            <w:tabs>
              <w:tab w:val="right" w:leader="dot" w:pos="9015"/>
            </w:tabs>
            <w:rPr>
              <w:rStyle w:val="Hyperlink"/>
              <w:noProof/>
              <w:lang w:eastAsia="ja-JP"/>
            </w:rPr>
          </w:pPr>
          <w:hyperlink w:anchor="_Toc990429765">
            <w:r w:rsidRPr="6940F363" w:rsidR="6940F363">
              <w:rPr>
                <w:rStyle w:val="Hyperlink"/>
              </w:rPr>
              <w:t>Re-matching</w:t>
            </w:r>
            <w:r>
              <w:tab/>
            </w:r>
            <w:r>
              <w:fldChar w:fldCharType="begin"/>
            </w:r>
            <w:r>
              <w:instrText xml:space="preserve">PAGEREF _Toc990429765 \h</w:instrText>
            </w:r>
            <w:r>
              <w:fldChar w:fldCharType="separate"/>
            </w:r>
            <w:r w:rsidRPr="6940F363" w:rsidR="6940F363">
              <w:rPr>
                <w:rStyle w:val="Hyperlink"/>
              </w:rPr>
              <w:t>44</w:t>
            </w:r>
            <w:r>
              <w:fldChar w:fldCharType="end"/>
            </w:r>
          </w:hyperlink>
        </w:p>
        <w:p w:rsidR="00FF3BD7" w:rsidP="6940F363" w:rsidRDefault="00FF3BD7" w14:paraId="69709713" w14:textId="47F4D631">
          <w:pPr>
            <w:pStyle w:val="TOC2"/>
            <w:tabs>
              <w:tab w:val="right" w:leader="dot" w:pos="9015"/>
            </w:tabs>
            <w:rPr>
              <w:rStyle w:val="Hyperlink"/>
              <w:noProof/>
              <w:lang w:eastAsia="ja-JP"/>
            </w:rPr>
          </w:pPr>
          <w:hyperlink w:anchor="_Toc34949617">
            <w:r w:rsidRPr="6940F363" w:rsidR="6940F363">
              <w:rPr>
                <w:rStyle w:val="Hyperlink"/>
              </w:rPr>
              <w:t>Identifying a suitable host</w:t>
            </w:r>
            <w:r>
              <w:tab/>
            </w:r>
            <w:r>
              <w:fldChar w:fldCharType="begin"/>
            </w:r>
            <w:r>
              <w:instrText xml:space="preserve">PAGEREF _Toc34949617 \h</w:instrText>
            </w:r>
            <w:r>
              <w:fldChar w:fldCharType="separate"/>
            </w:r>
            <w:r w:rsidRPr="6940F363" w:rsidR="6940F363">
              <w:rPr>
                <w:rStyle w:val="Hyperlink"/>
              </w:rPr>
              <w:t>45</w:t>
            </w:r>
            <w:r>
              <w:fldChar w:fldCharType="end"/>
            </w:r>
          </w:hyperlink>
        </w:p>
        <w:p w:rsidR="00FF3BD7" w:rsidP="6940F363" w:rsidRDefault="00FF3BD7" w14:paraId="1BE6B92B" w14:textId="2CC75CDB">
          <w:pPr>
            <w:pStyle w:val="TOC2"/>
            <w:tabs>
              <w:tab w:val="right" w:leader="dot" w:pos="9015"/>
            </w:tabs>
            <w:rPr>
              <w:rStyle w:val="Hyperlink"/>
              <w:noProof/>
              <w:lang w:eastAsia="ja-JP"/>
            </w:rPr>
          </w:pPr>
          <w:hyperlink w:anchor="_Toc1250154717">
            <w:r w:rsidRPr="6940F363" w:rsidR="6940F363">
              <w:rPr>
                <w:rStyle w:val="Hyperlink"/>
              </w:rPr>
              <w:t>Re-match within the individual local authority boundary</w:t>
            </w:r>
            <w:r>
              <w:tab/>
            </w:r>
            <w:r>
              <w:fldChar w:fldCharType="begin"/>
            </w:r>
            <w:r>
              <w:instrText xml:space="preserve">PAGEREF _Toc1250154717 \h</w:instrText>
            </w:r>
            <w:r>
              <w:fldChar w:fldCharType="separate"/>
            </w:r>
            <w:r w:rsidRPr="6940F363" w:rsidR="6940F363">
              <w:rPr>
                <w:rStyle w:val="Hyperlink"/>
              </w:rPr>
              <w:t>45</w:t>
            </w:r>
            <w:r>
              <w:fldChar w:fldCharType="end"/>
            </w:r>
          </w:hyperlink>
        </w:p>
        <w:p w:rsidR="00FF3BD7" w:rsidP="6940F363" w:rsidRDefault="00FF3BD7" w14:paraId="089BCB48" w14:textId="4E3B4016">
          <w:pPr>
            <w:pStyle w:val="TOC2"/>
            <w:tabs>
              <w:tab w:val="right" w:leader="dot" w:pos="9015"/>
            </w:tabs>
            <w:rPr>
              <w:rStyle w:val="Hyperlink"/>
              <w:noProof/>
              <w:lang w:eastAsia="ja-JP"/>
            </w:rPr>
          </w:pPr>
          <w:hyperlink w:anchor="_Toc1717753423">
            <w:r w:rsidRPr="6940F363" w:rsidR="6940F363">
              <w:rPr>
                <w:rStyle w:val="Hyperlink"/>
              </w:rPr>
              <w:t>Re-match across local authority boundaries but wholly within Wales</w:t>
            </w:r>
            <w:r>
              <w:tab/>
            </w:r>
            <w:r>
              <w:fldChar w:fldCharType="begin"/>
            </w:r>
            <w:r>
              <w:instrText xml:space="preserve">PAGEREF _Toc1717753423 \h</w:instrText>
            </w:r>
            <w:r>
              <w:fldChar w:fldCharType="separate"/>
            </w:r>
            <w:r w:rsidRPr="6940F363" w:rsidR="6940F363">
              <w:rPr>
                <w:rStyle w:val="Hyperlink"/>
              </w:rPr>
              <w:t>46</w:t>
            </w:r>
            <w:r>
              <w:fldChar w:fldCharType="end"/>
            </w:r>
          </w:hyperlink>
        </w:p>
        <w:p w:rsidR="00FF3BD7" w:rsidP="6940F363" w:rsidRDefault="00FF3BD7" w14:paraId="2021F3A2" w14:textId="75402025">
          <w:pPr>
            <w:pStyle w:val="TOC2"/>
            <w:tabs>
              <w:tab w:val="right" w:leader="dot" w:pos="9015"/>
            </w:tabs>
            <w:rPr>
              <w:rStyle w:val="Hyperlink"/>
              <w:noProof/>
              <w:lang w:eastAsia="ja-JP"/>
            </w:rPr>
          </w:pPr>
          <w:hyperlink w:anchor="_Toc798516179">
            <w:r w:rsidRPr="6940F363" w:rsidR="6940F363">
              <w:rPr>
                <w:rStyle w:val="Hyperlink"/>
              </w:rPr>
              <w:t>Re-match across UK national borders (either Scheme)</w:t>
            </w:r>
            <w:r>
              <w:tab/>
            </w:r>
            <w:r>
              <w:fldChar w:fldCharType="begin"/>
            </w:r>
            <w:r>
              <w:instrText xml:space="preserve">PAGEREF _Toc798516179 \h</w:instrText>
            </w:r>
            <w:r>
              <w:fldChar w:fldCharType="separate"/>
            </w:r>
            <w:r w:rsidRPr="6940F363" w:rsidR="6940F363">
              <w:rPr>
                <w:rStyle w:val="Hyperlink"/>
              </w:rPr>
              <w:t>47</w:t>
            </w:r>
            <w:r>
              <w:fldChar w:fldCharType="end"/>
            </w:r>
          </w:hyperlink>
        </w:p>
        <w:p w:rsidR="00FF3BD7" w:rsidP="6940F363" w:rsidRDefault="00FF3BD7" w14:paraId="08C49EF4" w14:textId="3B831075">
          <w:pPr>
            <w:pStyle w:val="TOC3"/>
            <w:tabs>
              <w:tab w:val="right" w:leader="dot" w:pos="9015"/>
            </w:tabs>
            <w:rPr>
              <w:rStyle w:val="Hyperlink"/>
              <w:noProof/>
              <w:lang w:eastAsia="ja-JP"/>
            </w:rPr>
          </w:pPr>
          <w:hyperlink w:anchor="_Toc337805501">
            <w:r w:rsidRPr="6940F363" w:rsidR="6940F363">
              <w:rPr>
                <w:rStyle w:val="Hyperlink"/>
              </w:rPr>
              <w:t>If the person is leaving Wales</w:t>
            </w:r>
            <w:r>
              <w:tab/>
            </w:r>
            <w:r>
              <w:fldChar w:fldCharType="begin"/>
            </w:r>
            <w:r>
              <w:instrText xml:space="preserve">PAGEREF _Toc337805501 \h</w:instrText>
            </w:r>
            <w:r>
              <w:fldChar w:fldCharType="separate"/>
            </w:r>
            <w:r w:rsidRPr="6940F363" w:rsidR="6940F363">
              <w:rPr>
                <w:rStyle w:val="Hyperlink"/>
              </w:rPr>
              <w:t>47</w:t>
            </w:r>
            <w:r>
              <w:fldChar w:fldCharType="end"/>
            </w:r>
          </w:hyperlink>
        </w:p>
        <w:p w:rsidR="00FF3BD7" w:rsidP="6940F363" w:rsidRDefault="00FF3BD7" w14:paraId="7BE89C9B" w14:textId="3BB46833">
          <w:pPr>
            <w:pStyle w:val="TOC3"/>
            <w:tabs>
              <w:tab w:val="right" w:leader="dot" w:pos="9015"/>
            </w:tabs>
            <w:rPr>
              <w:rStyle w:val="Hyperlink"/>
              <w:lang w:eastAsia="ja-JP"/>
            </w:rPr>
          </w:pPr>
          <w:hyperlink w:anchor="_Toc910347566">
            <w:r w:rsidRPr="6940F363" w:rsidR="6940F363">
              <w:rPr>
                <w:rStyle w:val="Hyperlink"/>
              </w:rPr>
              <w:t>If the person is moving into Wales</w:t>
            </w:r>
            <w:r>
              <w:tab/>
            </w:r>
            <w:r>
              <w:fldChar w:fldCharType="begin"/>
            </w:r>
            <w:r>
              <w:instrText xml:space="preserve">PAGEREF _Toc910347566 \h</w:instrText>
            </w:r>
            <w:r>
              <w:fldChar w:fldCharType="separate"/>
            </w:r>
            <w:r w:rsidRPr="6940F363" w:rsidR="6940F363">
              <w:rPr>
                <w:rStyle w:val="Hyperlink"/>
              </w:rPr>
              <w:t>47</w:t>
            </w:r>
            <w:r>
              <w:fldChar w:fldCharType="end"/>
            </w:r>
          </w:hyperlink>
        </w:p>
        <w:p w:rsidR="00FF3BD7" w:rsidP="6940F363" w:rsidRDefault="00FF3BD7" w14:paraId="3EEC7DB8" w14:textId="5C408014">
          <w:pPr>
            <w:pStyle w:val="TOC1"/>
            <w:tabs>
              <w:tab w:val="right" w:leader="dot" w:pos="9015"/>
            </w:tabs>
            <w:rPr>
              <w:rStyle w:val="Hyperlink"/>
              <w:noProof/>
              <w:lang w:eastAsia="ja-JP"/>
            </w:rPr>
          </w:pPr>
          <w:hyperlink w:anchor="_Toc888178331">
            <w:r w:rsidRPr="6940F363" w:rsidR="6940F363">
              <w:rPr>
                <w:rStyle w:val="Hyperlink"/>
              </w:rPr>
              <w:t>Repatriation</w:t>
            </w:r>
            <w:r>
              <w:tab/>
            </w:r>
            <w:r>
              <w:fldChar w:fldCharType="begin"/>
            </w:r>
            <w:r>
              <w:instrText xml:space="preserve">PAGEREF _Toc888178331 \h</w:instrText>
            </w:r>
            <w:r>
              <w:fldChar w:fldCharType="separate"/>
            </w:r>
            <w:r w:rsidRPr="6940F363" w:rsidR="6940F363">
              <w:rPr>
                <w:rStyle w:val="Hyperlink"/>
              </w:rPr>
              <w:t>48</w:t>
            </w:r>
            <w:r>
              <w:fldChar w:fldCharType="end"/>
            </w:r>
          </w:hyperlink>
        </w:p>
        <w:p w:rsidR="00FF3BD7" w:rsidP="6940F363" w:rsidRDefault="00FF3BD7" w14:paraId="069E8484" w14:textId="0CCCB29C">
          <w:pPr>
            <w:pStyle w:val="TOC2"/>
            <w:tabs>
              <w:tab w:val="right" w:leader="dot" w:pos="9015"/>
            </w:tabs>
            <w:rPr>
              <w:rStyle w:val="Hyperlink"/>
              <w:noProof/>
              <w:lang w:eastAsia="ja-JP"/>
            </w:rPr>
          </w:pPr>
          <w:hyperlink w:anchor="_Toc962590497">
            <w:r w:rsidRPr="6940F363" w:rsidR="6940F363">
              <w:rPr>
                <w:rStyle w:val="Hyperlink"/>
              </w:rPr>
              <w:t>When a person is leaving for repatriation</w:t>
            </w:r>
            <w:r>
              <w:tab/>
            </w:r>
            <w:r>
              <w:fldChar w:fldCharType="begin"/>
            </w:r>
            <w:r>
              <w:instrText xml:space="preserve">PAGEREF _Toc962590497 \h</w:instrText>
            </w:r>
            <w:r>
              <w:fldChar w:fldCharType="separate"/>
            </w:r>
            <w:r w:rsidRPr="6940F363" w:rsidR="6940F363">
              <w:rPr>
                <w:rStyle w:val="Hyperlink"/>
              </w:rPr>
              <w:t>48</w:t>
            </w:r>
            <w:r>
              <w:fldChar w:fldCharType="end"/>
            </w:r>
          </w:hyperlink>
        </w:p>
        <w:p w:rsidR="00FF3BD7" w:rsidP="6940F363" w:rsidRDefault="00FF3BD7" w14:paraId="4EA8A058" w14:textId="1032E7B0">
          <w:pPr>
            <w:pStyle w:val="TOC2"/>
            <w:tabs>
              <w:tab w:val="right" w:leader="dot" w:pos="9015"/>
            </w:tabs>
            <w:rPr>
              <w:rStyle w:val="Hyperlink"/>
              <w:noProof/>
              <w:lang w:eastAsia="ja-JP"/>
            </w:rPr>
          </w:pPr>
          <w:hyperlink w:anchor="_Toc378400914">
            <w:r w:rsidRPr="6940F363" w:rsidR="6940F363">
              <w:rPr>
                <w:rStyle w:val="Hyperlink"/>
              </w:rPr>
              <w:t>If a person returns from repatriation</w:t>
            </w:r>
            <w:r>
              <w:tab/>
            </w:r>
            <w:r>
              <w:fldChar w:fldCharType="begin"/>
            </w:r>
            <w:r>
              <w:instrText xml:space="preserve">PAGEREF _Toc378400914 \h</w:instrText>
            </w:r>
            <w:r>
              <w:fldChar w:fldCharType="separate"/>
            </w:r>
            <w:r w:rsidRPr="6940F363" w:rsidR="6940F363">
              <w:rPr>
                <w:rStyle w:val="Hyperlink"/>
              </w:rPr>
              <w:t>49</w:t>
            </w:r>
            <w:r>
              <w:fldChar w:fldCharType="end"/>
            </w:r>
          </w:hyperlink>
        </w:p>
        <w:p w:rsidR="00FF3BD7" w:rsidP="6940F363" w:rsidRDefault="00FF3BD7" w14:paraId="4AEF1A77" w14:textId="089957FA">
          <w:pPr>
            <w:pStyle w:val="TOC3"/>
            <w:tabs>
              <w:tab w:val="right" w:leader="dot" w:pos="9015"/>
            </w:tabs>
            <w:rPr>
              <w:rStyle w:val="Hyperlink"/>
              <w:noProof/>
              <w:lang w:eastAsia="ja-JP"/>
            </w:rPr>
          </w:pPr>
          <w:hyperlink w:anchor="_Toc372181200">
            <w:r w:rsidRPr="6940F363" w:rsidR="6940F363">
              <w:rPr>
                <w:rStyle w:val="Hyperlink"/>
              </w:rPr>
              <w:t>If the household record is assigned to your local authority</w:t>
            </w:r>
            <w:r>
              <w:tab/>
            </w:r>
            <w:r>
              <w:fldChar w:fldCharType="begin"/>
            </w:r>
            <w:r>
              <w:instrText xml:space="preserve">PAGEREF _Toc372181200 \h</w:instrText>
            </w:r>
            <w:r>
              <w:fldChar w:fldCharType="separate"/>
            </w:r>
            <w:r w:rsidRPr="6940F363" w:rsidR="6940F363">
              <w:rPr>
                <w:rStyle w:val="Hyperlink"/>
              </w:rPr>
              <w:t>49</w:t>
            </w:r>
            <w:r>
              <w:fldChar w:fldCharType="end"/>
            </w:r>
          </w:hyperlink>
        </w:p>
        <w:p w:rsidR="00FF3BD7" w:rsidP="6940F363" w:rsidRDefault="00FF3BD7" w14:paraId="7748B9E5" w14:textId="3AF3ED3C">
          <w:pPr>
            <w:pStyle w:val="TOC3"/>
            <w:tabs>
              <w:tab w:val="right" w:leader="dot" w:pos="9015"/>
            </w:tabs>
            <w:rPr>
              <w:rStyle w:val="Hyperlink"/>
              <w:lang w:eastAsia="ja-JP"/>
            </w:rPr>
          </w:pPr>
          <w:hyperlink w:anchor="_Toc1555098161">
            <w:r w:rsidRPr="6940F363" w:rsidR="6940F363">
              <w:rPr>
                <w:rStyle w:val="Hyperlink"/>
              </w:rPr>
              <w:t>If the household record is not assigned to your local authority</w:t>
            </w:r>
            <w:r>
              <w:tab/>
            </w:r>
            <w:r>
              <w:fldChar w:fldCharType="begin"/>
            </w:r>
            <w:r>
              <w:instrText xml:space="preserve">PAGEREF _Toc1555098161 \h</w:instrText>
            </w:r>
            <w:r>
              <w:fldChar w:fldCharType="separate"/>
            </w:r>
            <w:r w:rsidRPr="6940F363" w:rsidR="6940F363">
              <w:rPr>
                <w:rStyle w:val="Hyperlink"/>
              </w:rPr>
              <w:t>50</w:t>
            </w:r>
            <w:r>
              <w:fldChar w:fldCharType="end"/>
            </w:r>
          </w:hyperlink>
        </w:p>
        <w:p w:rsidR="00FF3BD7" w:rsidP="6940F363" w:rsidRDefault="00FF3BD7" w14:paraId="1EF5D828" w14:textId="3270ADB6">
          <w:pPr>
            <w:pStyle w:val="TOC1"/>
            <w:tabs>
              <w:tab w:val="right" w:leader="dot" w:pos="9015"/>
            </w:tabs>
            <w:rPr>
              <w:rStyle w:val="Hyperlink"/>
              <w:noProof/>
              <w:lang w:eastAsia="ja-JP"/>
            </w:rPr>
          </w:pPr>
          <w:hyperlink w:anchor="_Toc1890296437">
            <w:r w:rsidRPr="6940F363" w:rsidR="6940F363">
              <w:rPr>
                <w:rStyle w:val="Hyperlink"/>
              </w:rPr>
              <w:t>Using the Sponsor Section</w:t>
            </w:r>
            <w:r>
              <w:tab/>
            </w:r>
            <w:r>
              <w:fldChar w:fldCharType="begin"/>
            </w:r>
            <w:r>
              <w:instrText xml:space="preserve">PAGEREF _Toc1890296437 \h</w:instrText>
            </w:r>
            <w:r>
              <w:fldChar w:fldCharType="separate"/>
            </w:r>
            <w:r w:rsidRPr="6940F363" w:rsidR="6940F363">
              <w:rPr>
                <w:rStyle w:val="Hyperlink"/>
              </w:rPr>
              <w:t>51</w:t>
            </w:r>
            <w:r>
              <w:fldChar w:fldCharType="end"/>
            </w:r>
          </w:hyperlink>
        </w:p>
        <w:p w:rsidR="00FF3BD7" w:rsidP="6940F363" w:rsidRDefault="00FF3BD7" w14:paraId="425B7A8C" w14:textId="300F1EF1">
          <w:pPr>
            <w:pStyle w:val="TOC2"/>
            <w:tabs>
              <w:tab w:val="right" w:leader="dot" w:pos="9015"/>
            </w:tabs>
            <w:rPr>
              <w:rStyle w:val="Hyperlink"/>
              <w:noProof/>
              <w:lang w:eastAsia="ja-JP"/>
            </w:rPr>
          </w:pPr>
          <w:hyperlink w:anchor="_Toc1260589645">
            <w:r w:rsidRPr="6940F363" w:rsidR="6940F363">
              <w:rPr>
                <w:rStyle w:val="Hyperlink"/>
              </w:rPr>
              <w:t>Adding a New Sponsor/Host</w:t>
            </w:r>
            <w:r>
              <w:tab/>
            </w:r>
            <w:r>
              <w:fldChar w:fldCharType="begin"/>
            </w:r>
            <w:r>
              <w:instrText xml:space="preserve">PAGEREF _Toc1260589645 \h</w:instrText>
            </w:r>
            <w:r>
              <w:fldChar w:fldCharType="separate"/>
            </w:r>
            <w:r w:rsidRPr="6940F363" w:rsidR="6940F363">
              <w:rPr>
                <w:rStyle w:val="Hyperlink"/>
              </w:rPr>
              <w:t>52</w:t>
            </w:r>
            <w:r>
              <w:fldChar w:fldCharType="end"/>
            </w:r>
          </w:hyperlink>
        </w:p>
        <w:p w:rsidR="00FF3BD7" w:rsidP="6940F363" w:rsidRDefault="00FF3BD7" w14:paraId="78827F9D" w14:textId="5817C355">
          <w:pPr>
            <w:pStyle w:val="TOC2"/>
            <w:tabs>
              <w:tab w:val="right" w:leader="dot" w:pos="9015"/>
            </w:tabs>
            <w:rPr>
              <w:rStyle w:val="Hyperlink"/>
              <w:noProof/>
              <w:lang w:eastAsia="ja-JP"/>
            </w:rPr>
          </w:pPr>
          <w:hyperlink w:anchor="_Toc1997832400">
            <w:r w:rsidRPr="6940F363" w:rsidR="6940F363">
              <w:rPr>
                <w:rStyle w:val="Hyperlink"/>
              </w:rPr>
              <w:t>Adding Host Addresses</w:t>
            </w:r>
            <w:r>
              <w:tab/>
            </w:r>
            <w:r>
              <w:fldChar w:fldCharType="begin"/>
            </w:r>
            <w:r>
              <w:instrText xml:space="preserve">PAGEREF _Toc1997832400 \h</w:instrText>
            </w:r>
            <w:r>
              <w:fldChar w:fldCharType="separate"/>
            </w:r>
            <w:r w:rsidRPr="6940F363" w:rsidR="6940F363">
              <w:rPr>
                <w:rStyle w:val="Hyperlink"/>
              </w:rPr>
              <w:t>53</w:t>
            </w:r>
            <w:r>
              <w:fldChar w:fldCharType="end"/>
            </w:r>
          </w:hyperlink>
        </w:p>
        <w:p w:rsidR="00FF3BD7" w:rsidP="6940F363" w:rsidRDefault="00FF3BD7" w14:paraId="103AE4E1" w14:textId="34D3B193">
          <w:pPr>
            <w:pStyle w:val="TOC2"/>
            <w:tabs>
              <w:tab w:val="right" w:leader="dot" w:pos="9015"/>
            </w:tabs>
            <w:rPr>
              <w:rStyle w:val="Hyperlink"/>
              <w:noProof/>
              <w:lang w:eastAsia="ja-JP"/>
            </w:rPr>
          </w:pPr>
          <w:hyperlink w:anchor="_Toc53269240">
            <w:r w:rsidRPr="6940F363" w:rsidR="6940F363">
              <w:rPr>
                <w:rStyle w:val="Hyperlink"/>
              </w:rPr>
              <w:t>Linking an applicant record and a Sponsor record</w:t>
            </w:r>
            <w:r>
              <w:tab/>
            </w:r>
            <w:r>
              <w:fldChar w:fldCharType="begin"/>
            </w:r>
            <w:r>
              <w:instrText xml:space="preserve">PAGEREF _Toc53269240 \h</w:instrText>
            </w:r>
            <w:r>
              <w:fldChar w:fldCharType="separate"/>
            </w:r>
            <w:r w:rsidRPr="6940F363" w:rsidR="6940F363">
              <w:rPr>
                <w:rStyle w:val="Hyperlink"/>
              </w:rPr>
              <w:t>54</w:t>
            </w:r>
            <w:r>
              <w:fldChar w:fldCharType="end"/>
            </w:r>
          </w:hyperlink>
        </w:p>
        <w:p w:rsidR="00FF3BD7" w:rsidP="6940F363" w:rsidRDefault="00FF3BD7" w14:paraId="58ED26D9" w14:textId="5E693B2D">
          <w:pPr>
            <w:pStyle w:val="TOC3"/>
            <w:tabs>
              <w:tab w:val="right" w:leader="dot" w:pos="9015"/>
            </w:tabs>
            <w:rPr>
              <w:rStyle w:val="Hyperlink"/>
              <w:noProof/>
              <w:lang w:eastAsia="ja-JP"/>
            </w:rPr>
          </w:pPr>
          <w:hyperlink w:anchor="_Toc1154282303">
            <w:r w:rsidRPr="6940F363" w:rsidR="6940F363">
              <w:rPr>
                <w:rStyle w:val="Hyperlink"/>
              </w:rPr>
              <w:t>Adding the Sponsor Details to your applicant record</w:t>
            </w:r>
            <w:r>
              <w:tab/>
            </w:r>
            <w:r>
              <w:fldChar w:fldCharType="begin"/>
            </w:r>
            <w:r>
              <w:instrText xml:space="preserve">PAGEREF _Toc1154282303 \h</w:instrText>
            </w:r>
            <w:r>
              <w:fldChar w:fldCharType="separate"/>
            </w:r>
            <w:r w:rsidRPr="6940F363" w:rsidR="6940F363">
              <w:rPr>
                <w:rStyle w:val="Hyperlink"/>
              </w:rPr>
              <w:t>54</w:t>
            </w:r>
            <w:r>
              <w:fldChar w:fldCharType="end"/>
            </w:r>
          </w:hyperlink>
        </w:p>
        <w:p w:rsidR="00FF3BD7" w:rsidP="6940F363" w:rsidRDefault="00FF3BD7" w14:paraId="5BCE981E" w14:textId="2D8214C0">
          <w:pPr>
            <w:pStyle w:val="TOC3"/>
            <w:tabs>
              <w:tab w:val="right" w:leader="dot" w:pos="9015"/>
            </w:tabs>
            <w:rPr>
              <w:rStyle w:val="Hyperlink"/>
              <w:noProof/>
              <w:lang w:eastAsia="ja-JP"/>
            </w:rPr>
          </w:pPr>
          <w:hyperlink w:anchor="_Toc966230255">
            <w:r w:rsidRPr="6940F363" w:rsidR="6940F363">
              <w:rPr>
                <w:rStyle w:val="Hyperlink"/>
              </w:rPr>
              <w:t>Create a Household Placement Tracking record</w:t>
            </w:r>
            <w:r>
              <w:tab/>
            </w:r>
            <w:r>
              <w:fldChar w:fldCharType="begin"/>
            </w:r>
            <w:r>
              <w:instrText xml:space="preserve">PAGEREF _Toc966230255 \h</w:instrText>
            </w:r>
            <w:r>
              <w:fldChar w:fldCharType="separate"/>
            </w:r>
            <w:r w:rsidRPr="6940F363" w:rsidR="6940F363">
              <w:rPr>
                <w:rStyle w:val="Hyperlink"/>
              </w:rPr>
              <w:t>55</w:t>
            </w:r>
            <w:r>
              <w:fldChar w:fldCharType="end"/>
            </w:r>
          </w:hyperlink>
        </w:p>
        <w:p w:rsidR="00FF3BD7" w:rsidP="6940F363" w:rsidRDefault="00FF3BD7" w14:paraId="70CB2630" w14:textId="62462D29">
          <w:pPr>
            <w:pStyle w:val="TOC2"/>
            <w:tabs>
              <w:tab w:val="right" w:leader="dot" w:pos="9015"/>
            </w:tabs>
            <w:rPr>
              <w:rStyle w:val="Hyperlink"/>
              <w:noProof/>
              <w:lang w:eastAsia="ja-JP"/>
            </w:rPr>
          </w:pPr>
          <w:hyperlink w:anchor="_Toc826452615">
            <w:r w:rsidRPr="6940F363" w:rsidR="6940F363">
              <w:rPr>
                <w:rStyle w:val="Hyperlink"/>
              </w:rPr>
              <w:t>Recording additional sponsor household members</w:t>
            </w:r>
            <w:r>
              <w:tab/>
            </w:r>
            <w:r>
              <w:fldChar w:fldCharType="begin"/>
            </w:r>
            <w:r>
              <w:instrText xml:space="preserve">PAGEREF _Toc826452615 \h</w:instrText>
            </w:r>
            <w:r>
              <w:fldChar w:fldCharType="separate"/>
            </w:r>
            <w:r w:rsidRPr="6940F363" w:rsidR="6940F363">
              <w:rPr>
                <w:rStyle w:val="Hyperlink"/>
              </w:rPr>
              <w:t>55</w:t>
            </w:r>
            <w:r>
              <w:fldChar w:fldCharType="end"/>
            </w:r>
          </w:hyperlink>
        </w:p>
        <w:p w:rsidR="00FF3BD7" w:rsidP="7F97ACB4" w:rsidRDefault="00FF3BD7" w14:paraId="442DA829" w14:textId="680C883E">
          <w:pPr>
            <w:pStyle w:val="TOC2"/>
            <w:tabs>
              <w:tab w:val="right" w:leader="dot" w:pos="9015"/>
            </w:tabs>
            <w:rPr>
              <w:rStyle w:val="Hyperlink"/>
              <w:lang w:eastAsia="ja-JP"/>
            </w:rPr>
          </w:pPr>
          <w:hyperlink w:anchor="_Toc1232395588">
            <w:r w:rsidRPr="6940F363" w:rsidR="6940F363">
              <w:rPr>
                <w:rStyle w:val="Hyperlink"/>
              </w:rPr>
              <w:t>Handling Duplicate Applicant Records</w:t>
            </w:r>
            <w:r>
              <w:tab/>
            </w:r>
            <w:r>
              <w:fldChar w:fldCharType="begin"/>
            </w:r>
            <w:r>
              <w:instrText xml:space="preserve">PAGEREF _Toc1232395588 \h</w:instrText>
            </w:r>
            <w:r>
              <w:fldChar w:fldCharType="separate"/>
            </w:r>
            <w:r w:rsidRPr="6940F363" w:rsidR="6940F363">
              <w:rPr>
                <w:rStyle w:val="Hyperlink"/>
              </w:rPr>
              <w:t>56</w:t>
            </w:r>
            <w:r>
              <w:fldChar w:fldCharType="end"/>
            </w:r>
          </w:hyperlink>
        </w:p>
        <w:p w:rsidR="00FF3BD7" w:rsidP="6940F363" w:rsidRDefault="00FF3BD7" w14:paraId="5ADDEC51" w14:textId="77AEE9FB">
          <w:pPr>
            <w:pStyle w:val="TOC1"/>
            <w:tabs>
              <w:tab w:val="right" w:leader="dot" w:pos="9015"/>
            </w:tabs>
            <w:rPr>
              <w:rStyle w:val="Hyperlink"/>
              <w:noProof/>
              <w:lang w:eastAsia="ja-JP"/>
            </w:rPr>
          </w:pPr>
          <w:hyperlink w:anchor="_Toc1379272209">
            <w:r w:rsidRPr="6940F363" w:rsidR="6940F363">
              <w:rPr>
                <w:rStyle w:val="Hyperlink"/>
              </w:rPr>
              <w:t>Creating personalised System Views and Reports</w:t>
            </w:r>
            <w:r>
              <w:tab/>
            </w:r>
            <w:r>
              <w:fldChar w:fldCharType="begin"/>
            </w:r>
            <w:r>
              <w:instrText xml:space="preserve">PAGEREF _Toc1379272209 \h</w:instrText>
            </w:r>
            <w:r>
              <w:fldChar w:fldCharType="separate"/>
            </w:r>
            <w:r w:rsidRPr="6940F363" w:rsidR="6940F363">
              <w:rPr>
                <w:rStyle w:val="Hyperlink"/>
              </w:rPr>
              <w:t>57</w:t>
            </w:r>
            <w:r>
              <w:fldChar w:fldCharType="end"/>
            </w:r>
          </w:hyperlink>
        </w:p>
        <w:p w:rsidR="00FF3BD7" w:rsidP="6940F363" w:rsidRDefault="00FF3BD7" w14:paraId="7C6DA8A8" w14:textId="31722834">
          <w:pPr>
            <w:pStyle w:val="TOC2"/>
            <w:tabs>
              <w:tab w:val="right" w:leader="dot" w:pos="9015"/>
            </w:tabs>
            <w:rPr>
              <w:rStyle w:val="Hyperlink"/>
              <w:noProof/>
              <w:lang w:eastAsia="ja-JP"/>
            </w:rPr>
          </w:pPr>
          <w:hyperlink w:anchor="_Toc155450768">
            <w:r w:rsidRPr="6940F363" w:rsidR="6940F363">
              <w:rPr>
                <w:rStyle w:val="Hyperlink"/>
              </w:rPr>
              <w:t>Editing filters</w:t>
            </w:r>
            <w:r>
              <w:tab/>
            </w:r>
            <w:r>
              <w:fldChar w:fldCharType="begin"/>
            </w:r>
            <w:r>
              <w:instrText xml:space="preserve">PAGEREF _Toc155450768 \h</w:instrText>
            </w:r>
            <w:r>
              <w:fldChar w:fldCharType="separate"/>
            </w:r>
            <w:r w:rsidRPr="6940F363" w:rsidR="6940F363">
              <w:rPr>
                <w:rStyle w:val="Hyperlink"/>
              </w:rPr>
              <w:t>58</w:t>
            </w:r>
            <w:r>
              <w:fldChar w:fldCharType="end"/>
            </w:r>
          </w:hyperlink>
        </w:p>
        <w:p w:rsidR="00FF3BD7" w:rsidP="6940F363" w:rsidRDefault="00FF3BD7" w14:paraId="657B3717" w14:textId="1C969328">
          <w:pPr>
            <w:pStyle w:val="TOC2"/>
            <w:tabs>
              <w:tab w:val="right" w:leader="dot" w:pos="9015"/>
            </w:tabs>
            <w:rPr>
              <w:rStyle w:val="Hyperlink"/>
              <w:noProof/>
              <w:lang w:eastAsia="ja-JP"/>
            </w:rPr>
          </w:pPr>
          <w:hyperlink w:anchor="_Toc777449506">
            <w:r w:rsidRPr="6940F363" w:rsidR="6940F363">
              <w:rPr>
                <w:rStyle w:val="Hyperlink"/>
              </w:rPr>
              <w:t>Editing columns</w:t>
            </w:r>
            <w:r>
              <w:tab/>
            </w:r>
            <w:r>
              <w:fldChar w:fldCharType="begin"/>
            </w:r>
            <w:r>
              <w:instrText xml:space="preserve">PAGEREF _Toc777449506 \h</w:instrText>
            </w:r>
            <w:r>
              <w:fldChar w:fldCharType="separate"/>
            </w:r>
            <w:r w:rsidRPr="6940F363" w:rsidR="6940F363">
              <w:rPr>
                <w:rStyle w:val="Hyperlink"/>
              </w:rPr>
              <w:t>58</w:t>
            </w:r>
            <w:r>
              <w:fldChar w:fldCharType="end"/>
            </w:r>
          </w:hyperlink>
        </w:p>
        <w:p w:rsidR="00FF3BD7" w:rsidP="6940F363" w:rsidRDefault="00FF3BD7" w14:paraId="622DD179" w14:textId="2F1FE0D1">
          <w:pPr>
            <w:pStyle w:val="TOC3"/>
            <w:tabs>
              <w:tab w:val="right" w:leader="dot" w:pos="9015"/>
            </w:tabs>
            <w:rPr>
              <w:rStyle w:val="Hyperlink"/>
              <w:noProof/>
              <w:lang w:eastAsia="ja-JP"/>
            </w:rPr>
          </w:pPr>
          <w:hyperlink w:anchor="_Toc728712929">
            <w:r w:rsidRPr="6940F363" w:rsidR="6940F363">
              <w:rPr>
                <w:rStyle w:val="Hyperlink"/>
              </w:rPr>
              <w:t>Add columns to your system view</w:t>
            </w:r>
            <w:r>
              <w:tab/>
            </w:r>
            <w:r>
              <w:fldChar w:fldCharType="begin"/>
            </w:r>
            <w:r>
              <w:instrText xml:space="preserve">PAGEREF _Toc728712929 \h</w:instrText>
            </w:r>
            <w:r>
              <w:fldChar w:fldCharType="separate"/>
            </w:r>
            <w:r w:rsidRPr="6940F363" w:rsidR="6940F363">
              <w:rPr>
                <w:rStyle w:val="Hyperlink"/>
              </w:rPr>
              <w:t>59</w:t>
            </w:r>
            <w:r>
              <w:fldChar w:fldCharType="end"/>
            </w:r>
          </w:hyperlink>
        </w:p>
        <w:p w:rsidR="00FF3BD7" w:rsidP="6940F363" w:rsidRDefault="00FF3BD7" w14:paraId="6E323289" w14:textId="45140733">
          <w:pPr>
            <w:pStyle w:val="TOC3"/>
            <w:tabs>
              <w:tab w:val="right" w:leader="dot" w:pos="9015"/>
            </w:tabs>
            <w:rPr>
              <w:rStyle w:val="Hyperlink"/>
              <w:noProof/>
              <w:lang w:eastAsia="ja-JP"/>
            </w:rPr>
          </w:pPr>
          <w:hyperlink w:anchor="_Toc398012296">
            <w:r w:rsidRPr="6940F363" w:rsidR="6940F363">
              <w:rPr>
                <w:rStyle w:val="Hyperlink"/>
              </w:rPr>
              <w:t>Change the order of columns on your system view</w:t>
            </w:r>
            <w:r>
              <w:tab/>
            </w:r>
            <w:r>
              <w:fldChar w:fldCharType="begin"/>
            </w:r>
            <w:r>
              <w:instrText xml:space="preserve">PAGEREF _Toc398012296 \h</w:instrText>
            </w:r>
            <w:r>
              <w:fldChar w:fldCharType="separate"/>
            </w:r>
            <w:r w:rsidRPr="6940F363" w:rsidR="6940F363">
              <w:rPr>
                <w:rStyle w:val="Hyperlink"/>
              </w:rPr>
              <w:t>59</w:t>
            </w:r>
            <w:r>
              <w:fldChar w:fldCharType="end"/>
            </w:r>
          </w:hyperlink>
        </w:p>
        <w:p w:rsidR="00FF3BD7" w:rsidP="6940F363" w:rsidRDefault="00FF3BD7" w14:paraId="5D6E7999" w14:textId="5E8FFA27">
          <w:pPr>
            <w:pStyle w:val="TOC3"/>
            <w:tabs>
              <w:tab w:val="right" w:leader="dot" w:pos="9015"/>
            </w:tabs>
            <w:rPr>
              <w:rStyle w:val="Hyperlink"/>
              <w:noProof/>
              <w:lang w:eastAsia="ja-JP"/>
            </w:rPr>
          </w:pPr>
          <w:hyperlink w:anchor="_Toc950342513">
            <w:r w:rsidRPr="6940F363" w:rsidR="6940F363">
              <w:rPr>
                <w:rStyle w:val="Hyperlink"/>
              </w:rPr>
              <w:t>Remove columns from your system view</w:t>
            </w:r>
            <w:r>
              <w:tab/>
            </w:r>
            <w:r>
              <w:fldChar w:fldCharType="begin"/>
            </w:r>
            <w:r>
              <w:instrText xml:space="preserve">PAGEREF _Toc950342513 \h</w:instrText>
            </w:r>
            <w:r>
              <w:fldChar w:fldCharType="separate"/>
            </w:r>
            <w:r w:rsidRPr="6940F363" w:rsidR="6940F363">
              <w:rPr>
                <w:rStyle w:val="Hyperlink"/>
              </w:rPr>
              <w:t>60</w:t>
            </w:r>
            <w:r>
              <w:fldChar w:fldCharType="end"/>
            </w:r>
          </w:hyperlink>
        </w:p>
        <w:p w:rsidR="00FF3BD7" w:rsidP="6940F363" w:rsidRDefault="00FF3BD7" w14:paraId="31E6B8DC" w14:textId="4CDF1159">
          <w:pPr>
            <w:pStyle w:val="TOC3"/>
            <w:tabs>
              <w:tab w:val="right" w:leader="dot" w:pos="9015"/>
            </w:tabs>
            <w:rPr>
              <w:rStyle w:val="Hyperlink"/>
              <w:noProof/>
              <w:lang w:eastAsia="ja-JP"/>
            </w:rPr>
          </w:pPr>
          <w:hyperlink w:anchor="_Toc1173696149">
            <w:r w:rsidRPr="6940F363" w:rsidR="6940F363">
              <w:rPr>
                <w:rStyle w:val="Hyperlink"/>
              </w:rPr>
              <w:t>Saving your own system view</w:t>
            </w:r>
            <w:r>
              <w:tab/>
            </w:r>
            <w:r>
              <w:fldChar w:fldCharType="begin"/>
            </w:r>
            <w:r>
              <w:instrText xml:space="preserve">PAGEREF _Toc1173696149 \h</w:instrText>
            </w:r>
            <w:r>
              <w:fldChar w:fldCharType="separate"/>
            </w:r>
            <w:r w:rsidRPr="6940F363" w:rsidR="6940F363">
              <w:rPr>
                <w:rStyle w:val="Hyperlink"/>
              </w:rPr>
              <w:t>60</w:t>
            </w:r>
            <w:r>
              <w:fldChar w:fldCharType="end"/>
            </w:r>
          </w:hyperlink>
        </w:p>
        <w:p w:rsidR="00FF3BD7" w:rsidP="6940F363" w:rsidRDefault="00FF3BD7" w14:paraId="5D86962B" w14:textId="5C9478EA">
          <w:pPr>
            <w:pStyle w:val="TOC3"/>
            <w:tabs>
              <w:tab w:val="right" w:leader="dot" w:pos="9015"/>
            </w:tabs>
            <w:rPr>
              <w:rStyle w:val="Hyperlink"/>
              <w:noProof/>
              <w:lang w:eastAsia="ja-JP"/>
            </w:rPr>
          </w:pPr>
          <w:hyperlink w:anchor="_Toc503106267">
            <w:r w:rsidRPr="6940F363" w:rsidR="6940F363">
              <w:rPr>
                <w:rStyle w:val="Hyperlink"/>
              </w:rPr>
              <w:t>Deleting your own system view</w:t>
            </w:r>
            <w:r>
              <w:tab/>
            </w:r>
            <w:r>
              <w:fldChar w:fldCharType="begin"/>
            </w:r>
            <w:r>
              <w:instrText xml:space="preserve">PAGEREF _Toc503106267 \h</w:instrText>
            </w:r>
            <w:r>
              <w:fldChar w:fldCharType="separate"/>
            </w:r>
            <w:r w:rsidRPr="6940F363" w:rsidR="6940F363">
              <w:rPr>
                <w:rStyle w:val="Hyperlink"/>
              </w:rPr>
              <w:t>61</w:t>
            </w:r>
            <w:r>
              <w:fldChar w:fldCharType="end"/>
            </w:r>
          </w:hyperlink>
        </w:p>
        <w:p w:rsidR="00FF3BD7" w:rsidP="7F97ACB4" w:rsidRDefault="00FF3BD7" w14:paraId="1C36F2D3" w14:textId="53AC63D4">
          <w:pPr>
            <w:pStyle w:val="TOC2"/>
            <w:tabs>
              <w:tab w:val="right" w:leader="dot" w:pos="9015"/>
            </w:tabs>
            <w:rPr>
              <w:rStyle w:val="Hyperlink"/>
              <w:lang w:eastAsia="ja-JP"/>
            </w:rPr>
          </w:pPr>
          <w:hyperlink w:anchor="_Toc347299767">
            <w:r w:rsidRPr="6940F363" w:rsidR="6940F363">
              <w:rPr>
                <w:rStyle w:val="Hyperlink"/>
              </w:rPr>
              <w:t>Extracting information from the Ukraine data platform to replicate Objective Connect</w:t>
            </w:r>
            <w:r>
              <w:tab/>
            </w:r>
            <w:r>
              <w:fldChar w:fldCharType="begin"/>
            </w:r>
            <w:r>
              <w:instrText xml:space="preserve">PAGEREF _Toc347299767 \h</w:instrText>
            </w:r>
            <w:r>
              <w:fldChar w:fldCharType="separate"/>
            </w:r>
            <w:r w:rsidRPr="6940F363" w:rsidR="6940F363">
              <w:rPr>
                <w:rStyle w:val="Hyperlink"/>
              </w:rPr>
              <w:t>62</w:t>
            </w:r>
            <w:r>
              <w:fldChar w:fldCharType="end"/>
            </w:r>
          </w:hyperlink>
        </w:p>
        <w:p w:rsidR="00FF3BD7" w:rsidP="6940F363" w:rsidRDefault="00FF3BD7" w14:paraId="1F6BA27E" w14:textId="491F0A9B">
          <w:pPr>
            <w:pStyle w:val="TOC1"/>
            <w:tabs>
              <w:tab w:val="right" w:leader="dot" w:pos="9015"/>
            </w:tabs>
            <w:rPr>
              <w:rStyle w:val="Hyperlink"/>
              <w:noProof/>
              <w:lang w:eastAsia="ja-JP"/>
            </w:rPr>
          </w:pPr>
          <w:hyperlink w:anchor="_Toc674748172">
            <w:r w:rsidRPr="6940F363" w:rsidR="6940F363">
              <w:rPr>
                <w:rStyle w:val="Hyperlink"/>
              </w:rPr>
              <w:t>Escalating any Data platform related issues or functionality requests</w:t>
            </w:r>
            <w:r>
              <w:tab/>
            </w:r>
            <w:r>
              <w:fldChar w:fldCharType="begin"/>
            </w:r>
            <w:r>
              <w:instrText xml:space="preserve">PAGEREF _Toc674748172 \h</w:instrText>
            </w:r>
            <w:r>
              <w:fldChar w:fldCharType="separate"/>
            </w:r>
            <w:r w:rsidRPr="6940F363" w:rsidR="6940F363">
              <w:rPr>
                <w:rStyle w:val="Hyperlink"/>
              </w:rPr>
              <w:t>65</w:t>
            </w:r>
            <w:r>
              <w:fldChar w:fldCharType="end"/>
            </w:r>
          </w:hyperlink>
        </w:p>
        <w:p w:rsidR="00FF3BD7" w:rsidP="6940F363" w:rsidRDefault="00FF3BD7" w14:paraId="04357DAC" w14:textId="59650AA2">
          <w:pPr>
            <w:pStyle w:val="TOC2"/>
            <w:tabs>
              <w:tab w:val="right" w:leader="dot" w:pos="9015"/>
            </w:tabs>
            <w:rPr>
              <w:rStyle w:val="Hyperlink"/>
              <w:noProof/>
              <w:lang w:eastAsia="ja-JP"/>
            </w:rPr>
          </w:pPr>
          <w:hyperlink w:anchor="_Toc907903472">
            <w:r w:rsidRPr="6940F363" w:rsidR="6940F363">
              <w:rPr>
                <w:rStyle w:val="Hyperlink"/>
              </w:rPr>
              <w:t>How will service incidents relating to the Data Platform be handled?</w:t>
            </w:r>
            <w:r>
              <w:tab/>
            </w:r>
            <w:r>
              <w:fldChar w:fldCharType="begin"/>
            </w:r>
            <w:r>
              <w:instrText xml:space="preserve">PAGEREF _Toc907903472 \h</w:instrText>
            </w:r>
            <w:r>
              <w:fldChar w:fldCharType="separate"/>
            </w:r>
            <w:r w:rsidRPr="6940F363" w:rsidR="6940F363">
              <w:rPr>
                <w:rStyle w:val="Hyperlink"/>
              </w:rPr>
              <w:t>66</w:t>
            </w:r>
            <w:r>
              <w:fldChar w:fldCharType="end"/>
            </w:r>
          </w:hyperlink>
        </w:p>
        <w:p w:rsidR="00FF3BD7" w:rsidP="6940F363" w:rsidRDefault="00FF3BD7" w14:paraId="4C9F5D51" w14:textId="457611E3">
          <w:pPr>
            <w:pStyle w:val="TOC2"/>
            <w:tabs>
              <w:tab w:val="right" w:leader="dot" w:pos="9015"/>
            </w:tabs>
            <w:rPr>
              <w:rStyle w:val="Hyperlink"/>
              <w:noProof/>
              <w:lang w:eastAsia="ja-JP"/>
            </w:rPr>
          </w:pPr>
          <w:hyperlink w:anchor="_Toc1661244763">
            <w:r w:rsidRPr="6940F363" w:rsidR="6940F363">
              <w:rPr>
                <w:rStyle w:val="Hyperlink"/>
              </w:rPr>
              <w:t>Homes for Ukraine Data Platform FAQ</w:t>
            </w:r>
            <w:r>
              <w:tab/>
            </w:r>
            <w:r>
              <w:fldChar w:fldCharType="begin"/>
            </w:r>
            <w:r>
              <w:instrText xml:space="preserve">PAGEREF _Toc1661244763 \h</w:instrText>
            </w:r>
            <w:r>
              <w:fldChar w:fldCharType="separate"/>
            </w:r>
            <w:r w:rsidRPr="6940F363" w:rsidR="6940F363">
              <w:rPr>
                <w:rStyle w:val="Hyperlink"/>
              </w:rPr>
              <w:t>66</w:t>
            </w:r>
            <w:r>
              <w:fldChar w:fldCharType="end"/>
            </w:r>
          </w:hyperlink>
        </w:p>
        <w:p w:rsidR="00FF3BD7" w:rsidP="7F97ACB4" w:rsidRDefault="00FF3BD7" w14:paraId="029AFE28" w14:textId="6101B25B">
          <w:pPr>
            <w:pStyle w:val="TOC2"/>
            <w:tabs>
              <w:tab w:val="right" w:leader="dot" w:pos="9015"/>
            </w:tabs>
            <w:rPr>
              <w:rStyle w:val="Hyperlink"/>
              <w:lang w:eastAsia="ja-JP"/>
            </w:rPr>
          </w:pPr>
          <w:hyperlink w:anchor="_Toc830649187">
            <w:r w:rsidRPr="6940F363" w:rsidR="6940F363">
              <w:rPr>
                <w:rStyle w:val="Hyperlink"/>
              </w:rPr>
              <w:t>Contact Details</w:t>
            </w:r>
            <w:r>
              <w:tab/>
            </w:r>
            <w:r>
              <w:fldChar w:fldCharType="begin"/>
            </w:r>
            <w:r>
              <w:instrText xml:space="preserve">PAGEREF _Toc830649187 \h</w:instrText>
            </w:r>
            <w:r>
              <w:fldChar w:fldCharType="separate"/>
            </w:r>
            <w:r w:rsidRPr="6940F363" w:rsidR="6940F363">
              <w:rPr>
                <w:rStyle w:val="Hyperlink"/>
              </w:rPr>
              <w:t>66</w:t>
            </w:r>
            <w:r>
              <w:fldChar w:fldCharType="end"/>
            </w:r>
          </w:hyperlink>
        </w:p>
        <w:p w:rsidR="00FF3BD7" w:rsidP="6940F363" w:rsidRDefault="00FF3BD7" w14:paraId="39253628" w14:textId="03E960FB">
          <w:pPr>
            <w:pStyle w:val="TOC1"/>
            <w:tabs>
              <w:tab w:val="right" w:leader="dot" w:pos="9015"/>
            </w:tabs>
            <w:rPr>
              <w:rStyle w:val="Hyperlink"/>
              <w:noProof/>
              <w:lang w:eastAsia="ja-JP"/>
            </w:rPr>
          </w:pPr>
          <w:hyperlink w:anchor="_Toc310402639">
            <w:r w:rsidRPr="6940F363" w:rsidR="6940F363">
              <w:rPr>
                <w:rStyle w:val="Hyperlink"/>
              </w:rPr>
              <w:t>Annex 1 - Summary of processes within each Scheme</w:t>
            </w:r>
            <w:r>
              <w:tab/>
            </w:r>
            <w:r>
              <w:fldChar w:fldCharType="begin"/>
            </w:r>
            <w:r>
              <w:instrText xml:space="preserve">PAGEREF _Toc310402639 \h</w:instrText>
            </w:r>
            <w:r>
              <w:fldChar w:fldCharType="separate"/>
            </w:r>
            <w:r w:rsidRPr="6940F363" w:rsidR="6940F363">
              <w:rPr>
                <w:rStyle w:val="Hyperlink"/>
              </w:rPr>
              <w:t>66</w:t>
            </w:r>
            <w:r>
              <w:fldChar w:fldCharType="end"/>
            </w:r>
          </w:hyperlink>
        </w:p>
        <w:p w:rsidR="00FF3BD7" w:rsidP="6940F363" w:rsidRDefault="00FF3BD7" w14:paraId="6D470247" w14:textId="586E42C4">
          <w:pPr>
            <w:pStyle w:val="TOC2"/>
            <w:tabs>
              <w:tab w:val="right" w:leader="dot" w:pos="9015"/>
            </w:tabs>
            <w:rPr>
              <w:rStyle w:val="Hyperlink"/>
              <w:noProof/>
              <w:lang w:eastAsia="ja-JP"/>
            </w:rPr>
          </w:pPr>
          <w:hyperlink w:anchor="_Toc621169849">
            <w:r w:rsidRPr="6940F363" w:rsidR="6940F363">
              <w:rPr>
                <w:rStyle w:val="Hyperlink"/>
              </w:rPr>
              <w:t>Super Sponsor scheme</w:t>
            </w:r>
            <w:r>
              <w:tab/>
            </w:r>
            <w:r>
              <w:fldChar w:fldCharType="begin"/>
            </w:r>
            <w:r>
              <w:instrText xml:space="preserve">PAGEREF _Toc621169849 \h</w:instrText>
            </w:r>
            <w:r>
              <w:fldChar w:fldCharType="separate"/>
            </w:r>
            <w:r w:rsidRPr="6940F363" w:rsidR="6940F363">
              <w:rPr>
                <w:rStyle w:val="Hyperlink"/>
              </w:rPr>
              <w:t>67</w:t>
            </w:r>
            <w:r>
              <w:fldChar w:fldCharType="end"/>
            </w:r>
          </w:hyperlink>
        </w:p>
        <w:p w:rsidR="00FF3BD7" w:rsidP="6940F363" w:rsidRDefault="00FF3BD7" w14:paraId="6703D797" w14:textId="10615E08">
          <w:pPr>
            <w:pStyle w:val="TOC3"/>
            <w:tabs>
              <w:tab w:val="right" w:leader="dot" w:pos="9015"/>
            </w:tabs>
            <w:rPr>
              <w:rStyle w:val="Hyperlink"/>
              <w:noProof/>
              <w:lang w:eastAsia="ja-JP"/>
            </w:rPr>
          </w:pPr>
          <w:hyperlink w:anchor="_Toc306041883">
            <w:r w:rsidRPr="6940F363" w:rsidR="6940F363">
              <w:rPr>
                <w:rStyle w:val="Hyperlink"/>
              </w:rPr>
              <w:t>How the process works - In summary</w:t>
            </w:r>
            <w:r>
              <w:tab/>
            </w:r>
            <w:r>
              <w:fldChar w:fldCharType="begin"/>
            </w:r>
            <w:r>
              <w:instrText xml:space="preserve">PAGEREF _Toc306041883 \h</w:instrText>
            </w:r>
            <w:r>
              <w:fldChar w:fldCharType="separate"/>
            </w:r>
            <w:r w:rsidRPr="6940F363" w:rsidR="6940F363">
              <w:rPr>
                <w:rStyle w:val="Hyperlink"/>
              </w:rPr>
              <w:t>68</w:t>
            </w:r>
            <w:r>
              <w:fldChar w:fldCharType="end"/>
            </w:r>
          </w:hyperlink>
        </w:p>
        <w:p w:rsidR="00FF3BD7" w:rsidP="6940F363" w:rsidRDefault="00FF3BD7" w14:paraId="222D4C84" w14:textId="47BFA442">
          <w:pPr>
            <w:pStyle w:val="TOC3"/>
            <w:tabs>
              <w:tab w:val="right" w:leader="dot" w:pos="9015"/>
            </w:tabs>
            <w:rPr>
              <w:rStyle w:val="Hyperlink"/>
              <w:noProof/>
              <w:lang w:eastAsia="ja-JP"/>
            </w:rPr>
          </w:pPr>
          <w:hyperlink w:anchor="_Toc1518660397">
            <w:r w:rsidRPr="6940F363" w:rsidR="6940F363">
              <w:rPr>
                <w:rStyle w:val="Hyperlink"/>
              </w:rPr>
              <w:t>How the process works - In Detail</w:t>
            </w:r>
            <w:r>
              <w:tab/>
            </w:r>
            <w:r>
              <w:fldChar w:fldCharType="begin"/>
            </w:r>
            <w:r>
              <w:instrText xml:space="preserve">PAGEREF _Toc1518660397 \h</w:instrText>
            </w:r>
            <w:r>
              <w:fldChar w:fldCharType="separate"/>
            </w:r>
            <w:r w:rsidRPr="6940F363" w:rsidR="6940F363">
              <w:rPr>
                <w:rStyle w:val="Hyperlink"/>
              </w:rPr>
              <w:t>69</w:t>
            </w:r>
            <w:r>
              <w:fldChar w:fldCharType="end"/>
            </w:r>
          </w:hyperlink>
        </w:p>
        <w:p w:rsidR="00FF3BD7" w:rsidP="6940F363" w:rsidRDefault="00FF3BD7" w14:paraId="216EE4C7" w14:textId="4332154D">
          <w:pPr>
            <w:pStyle w:val="TOC2"/>
            <w:tabs>
              <w:tab w:val="right" w:leader="dot" w:pos="9015"/>
            </w:tabs>
            <w:rPr>
              <w:rStyle w:val="Hyperlink"/>
              <w:noProof/>
              <w:lang w:eastAsia="ja-JP"/>
            </w:rPr>
          </w:pPr>
          <w:hyperlink w:anchor="_Toc339407958">
            <w:r w:rsidRPr="6940F363" w:rsidR="6940F363">
              <w:rPr>
                <w:rStyle w:val="Hyperlink"/>
              </w:rPr>
              <w:t>Individual Sponsor Scheme (Homes for Ukraine)</w:t>
            </w:r>
            <w:r>
              <w:tab/>
            </w:r>
            <w:r>
              <w:fldChar w:fldCharType="begin"/>
            </w:r>
            <w:r>
              <w:instrText xml:space="preserve">PAGEREF _Toc339407958 \h</w:instrText>
            </w:r>
            <w:r>
              <w:fldChar w:fldCharType="separate"/>
            </w:r>
            <w:r w:rsidRPr="6940F363" w:rsidR="6940F363">
              <w:rPr>
                <w:rStyle w:val="Hyperlink"/>
              </w:rPr>
              <w:t>77</w:t>
            </w:r>
            <w:r>
              <w:fldChar w:fldCharType="end"/>
            </w:r>
          </w:hyperlink>
        </w:p>
        <w:p w:rsidR="00FF3BD7" w:rsidP="7F97ACB4" w:rsidRDefault="00FF3BD7" w14:paraId="7426FBDD" w14:textId="5346DB36">
          <w:pPr>
            <w:pStyle w:val="TOC2"/>
            <w:tabs>
              <w:tab w:val="right" w:leader="dot" w:pos="9015"/>
            </w:tabs>
            <w:rPr>
              <w:rStyle w:val="Hyperlink"/>
              <w:lang w:eastAsia="ja-JP"/>
            </w:rPr>
          </w:pPr>
          <w:hyperlink w:anchor="_Toc808654211">
            <w:r w:rsidRPr="6940F363" w:rsidR="6940F363">
              <w:rPr>
                <w:rStyle w:val="Hyperlink"/>
              </w:rPr>
              <w:t>Sponsor</w:t>
            </w:r>
            <w:r>
              <w:tab/>
            </w:r>
            <w:r>
              <w:fldChar w:fldCharType="begin"/>
            </w:r>
            <w:r>
              <w:instrText xml:space="preserve">PAGEREF _Toc808654211 \h</w:instrText>
            </w:r>
            <w:r>
              <w:fldChar w:fldCharType="separate"/>
            </w:r>
            <w:r w:rsidRPr="6940F363" w:rsidR="6940F363">
              <w:rPr>
                <w:rStyle w:val="Hyperlink"/>
              </w:rPr>
              <w:t>82</w:t>
            </w:r>
            <w:r>
              <w:fldChar w:fldCharType="end"/>
            </w:r>
          </w:hyperlink>
        </w:p>
        <w:p w:rsidR="003C2AE0" w:rsidP="7F97ACB4" w:rsidRDefault="00C15C95" w14:paraId="625B8D91" w14:textId="36C16E40">
          <w:pPr>
            <w:pStyle w:val="TOC1"/>
            <w:tabs>
              <w:tab w:val="right" w:leader="dot" w:pos="9015"/>
            </w:tabs>
            <w:rPr>
              <w:rStyle w:val="Hyperlink"/>
            </w:rPr>
          </w:pPr>
          <w:hyperlink w:anchor="_Toc416545647">
            <w:r w:rsidRPr="6940F363" w:rsidR="6940F363">
              <w:rPr>
                <w:rStyle w:val="Hyperlink"/>
              </w:rPr>
              <w:t>Annex 2 – Logging incidents and incident categories</w:t>
            </w:r>
            <w:r>
              <w:tab/>
            </w:r>
            <w:r>
              <w:fldChar w:fldCharType="begin"/>
            </w:r>
            <w:r>
              <w:instrText xml:space="preserve">PAGEREF _Toc416545647 \h</w:instrText>
            </w:r>
            <w:r>
              <w:fldChar w:fldCharType="separate"/>
            </w:r>
            <w:r w:rsidRPr="6940F363" w:rsidR="6940F363">
              <w:rPr>
                <w:rStyle w:val="Hyperlink"/>
              </w:rPr>
              <w:t>86</w:t>
            </w:r>
            <w:r>
              <w:fldChar w:fldCharType="end"/>
            </w:r>
          </w:hyperlink>
        </w:p>
        <w:p w:rsidR="7F97ACB4" w:rsidP="7F97ACB4" w:rsidRDefault="7F97ACB4" w14:paraId="3DE8B2FA" w14:textId="27A6A77A">
          <w:pPr>
            <w:pStyle w:val="TOC1"/>
            <w:tabs>
              <w:tab w:val="right" w:leader="dot" w:pos="9015"/>
            </w:tabs>
            <w:rPr>
              <w:rStyle w:val="Hyperlink"/>
            </w:rPr>
          </w:pPr>
          <w:hyperlink w:anchor="_Toc1381801778">
            <w:r w:rsidRPr="6940F363" w:rsidR="6940F363">
              <w:rPr>
                <w:rStyle w:val="Hyperlink"/>
              </w:rPr>
              <w:t>Annex 3 - Glossary of Fields</w:t>
            </w:r>
            <w:r>
              <w:tab/>
            </w:r>
            <w:r>
              <w:fldChar w:fldCharType="begin"/>
            </w:r>
            <w:r>
              <w:instrText xml:space="preserve">PAGEREF _Toc1381801778 \h</w:instrText>
            </w:r>
            <w:r>
              <w:fldChar w:fldCharType="separate"/>
            </w:r>
            <w:r w:rsidRPr="6940F363" w:rsidR="6940F363">
              <w:rPr>
                <w:rStyle w:val="Hyperlink"/>
              </w:rPr>
              <w:t>91</w:t>
            </w:r>
            <w:r>
              <w:fldChar w:fldCharType="end"/>
            </w:r>
          </w:hyperlink>
          <w:r>
            <w:fldChar w:fldCharType="end"/>
          </w:r>
        </w:p>
      </w:sdtContent>
    </w:sdt>
    <w:p w:rsidR="1ACB620F" w:rsidP="1ACB620F" w:rsidRDefault="1ACB620F" w14:paraId="278AE060" w14:textId="7DCE1143">
      <w:pPr>
        <w:pStyle w:val="TOC1"/>
        <w:tabs>
          <w:tab w:val="clear" w:pos="9019"/>
          <w:tab w:val="right" w:leader="dot" w:pos="9015"/>
        </w:tabs>
        <w:rPr>
          <w:rStyle w:val="Hyperlink"/>
        </w:rPr>
      </w:pPr>
    </w:p>
    <w:p w:rsidR="63D7369B" w:rsidP="63D7369B" w:rsidRDefault="63D7369B" w14:paraId="7946C681" w14:textId="20A61B99">
      <w:pPr>
        <w:pStyle w:val="TOC1"/>
        <w:tabs>
          <w:tab w:val="clear" w:pos="9019"/>
          <w:tab w:val="right" w:leader="dot" w:pos="9015"/>
        </w:tabs>
        <w:rPr>
          <w:rStyle w:val="Hyperlink"/>
        </w:rPr>
      </w:pPr>
    </w:p>
    <w:p w:rsidR="003C2AE0" w:rsidP="63D7369B" w:rsidRDefault="003C2AE0" w14:paraId="625B8DCB" w14:textId="121949D2">
      <w:pPr>
        <w:tabs>
          <w:tab w:val="right" w:pos="9025"/>
        </w:tabs>
        <w:spacing w:before="200" w:after="80" w:line="240" w:lineRule="auto"/>
        <w:rPr>
          <w:b/>
          <w:bCs/>
          <w:color w:val="000000"/>
        </w:rPr>
      </w:pPr>
    </w:p>
    <w:p w:rsidR="003C2AE0" w:rsidRDefault="003C2AE0" w14:paraId="625B8DCC" w14:textId="77777777">
      <w:pPr>
        <w:spacing w:line="302" w:lineRule="auto"/>
        <w:rPr>
          <w:sz w:val="32"/>
          <w:szCs w:val="32"/>
        </w:rPr>
      </w:pPr>
    </w:p>
    <w:p w:rsidR="003F0A1A" w:rsidRDefault="003F0A1A" w14:paraId="41DE4808" w14:textId="77777777">
      <w:pPr>
        <w:rPr>
          <w:b/>
          <w:sz w:val="36"/>
          <w:szCs w:val="36"/>
        </w:rPr>
      </w:pPr>
      <w:r>
        <w:br w:type="page"/>
      </w:r>
    </w:p>
    <w:p w:rsidR="003F0A1A" w:rsidP="1ACB620F" w:rsidRDefault="7B0787C6" w14:paraId="4A8A93DF" w14:textId="6177CF3D">
      <w:pPr>
        <w:pStyle w:val="Heading1"/>
        <w:spacing w:after="200"/>
        <w:rPr>
          <w:b w:val="0"/>
          <w:bCs w:val="0"/>
        </w:rPr>
      </w:pPr>
      <w:bookmarkStart w:name="_Toc1403465051" w:id="879727699"/>
      <w:r w:rsidR="7B0787C6">
        <w:rPr/>
        <w:t>Version Control</w:t>
      </w:r>
      <w:bookmarkEnd w:id="879727699"/>
    </w:p>
    <w:tbl>
      <w:tblPr>
        <w:tblStyle w:val="TableGrid"/>
        <w:tblW w:w="9918" w:type="dxa"/>
        <w:tblLook w:val="04A0" w:firstRow="1" w:lastRow="0" w:firstColumn="1" w:lastColumn="0" w:noHBand="0" w:noVBand="1"/>
      </w:tblPr>
      <w:tblGrid>
        <w:gridCol w:w="1413"/>
        <w:gridCol w:w="1559"/>
        <w:gridCol w:w="6946"/>
      </w:tblGrid>
      <w:tr w:rsidR="00BF71A9" w:rsidTr="7F97ACB4" w14:paraId="7F88EC88" w14:textId="77777777">
        <w:tc>
          <w:tcPr>
            <w:tcW w:w="1413" w:type="dxa"/>
            <w:tcMar/>
          </w:tcPr>
          <w:p w:rsidR="00BF71A9" w:rsidP="00BF71A9" w:rsidRDefault="00BF71A9" w14:paraId="0255C170" w14:textId="2ACA733A">
            <w:pPr>
              <w:shd w:val="clear" w:color="auto" w:fill="auto"/>
              <w:rPr>
                <w:b/>
                <w:bCs/>
              </w:rPr>
            </w:pPr>
            <w:r>
              <w:rPr>
                <w:b/>
                <w:bCs/>
              </w:rPr>
              <w:t>Version</w:t>
            </w:r>
          </w:p>
        </w:tc>
        <w:tc>
          <w:tcPr>
            <w:tcW w:w="1559" w:type="dxa"/>
            <w:tcMar/>
          </w:tcPr>
          <w:p w:rsidR="00BF71A9" w:rsidP="00BF71A9" w:rsidRDefault="00BF71A9" w14:paraId="2EEA9079" w14:textId="1FCC797D">
            <w:pPr>
              <w:shd w:val="clear" w:color="auto" w:fill="auto"/>
              <w:rPr>
                <w:b/>
                <w:bCs/>
              </w:rPr>
            </w:pPr>
            <w:r>
              <w:rPr>
                <w:b/>
                <w:bCs/>
              </w:rPr>
              <w:t>Date</w:t>
            </w:r>
          </w:p>
        </w:tc>
        <w:tc>
          <w:tcPr>
            <w:tcW w:w="6946" w:type="dxa"/>
            <w:tcMar/>
          </w:tcPr>
          <w:p w:rsidR="00BF71A9" w:rsidP="00BF71A9" w:rsidRDefault="00BF71A9" w14:paraId="012FA874" w14:textId="77777777">
            <w:pPr>
              <w:shd w:val="clear" w:color="auto" w:fill="auto"/>
              <w:rPr>
                <w:b/>
                <w:bCs/>
              </w:rPr>
            </w:pPr>
            <w:r>
              <w:rPr>
                <w:b/>
                <w:bCs/>
              </w:rPr>
              <w:t>Key changes</w:t>
            </w:r>
            <w:r w:rsidR="00194F61">
              <w:rPr>
                <w:b/>
                <w:bCs/>
              </w:rPr>
              <w:t xml:space="preserve"> made</w:t>
            </w:r>
          </w:p>
          <w:p w:rsidR="00DA4269" w:rsidP="00BF71A9" w:rsidRDefault="00DA4269" w14:paraId="77B540EE" w14:textId="34CB9569">
            <w:pPr>
              <w:shd w:val="clear" w:color="auto" w:fill="auto"/>
              <w:rPr>
                <w:b/>
                <w:bCs/>
              </w:rPr>
            </w:pPr>
          </w:p>
        </w:tc>
      </w:tr>
      <w:tr w:rsidRPr="00DA4269" w:rsidR="00BF71A9" w:rsidTr="7F97ACB4" w14:paraId="4C630A86" w14:textId="77777777">
        <w:tc>
          <w:tcPr>
            <w:tcW w:w="1413" w:type="dxa"/>
            <w:tcMar/>
          </w:tcPr>
          <w:p w:rsidRPr="00DA4269" w:rsidR="00BF71A9" w:rsidP="00BF71A9" w:rsidRDefault="00BF71A9" w14:paraId="1DAEB135" w14:textId="67A9EED2">
            <w:pPr>
              <w:shd w:val="clear" w:color="auto" w:fill="auto"/>
            </w:pPr>
            <w:r w:rsidRPr="00DA4269">
              <w:t>V1</w:t>
            </w:r>
          </w:p>
        </w:tc>
        <w:tc>
          <w:tcPr>
            <w:tcW w:w="1559" w:type="dxa"/>
            <w:tcMar/>
          </w:tcPr>
          <w:p w:rsidRPr="00DA4269" w:rsidR="00BF71A9" w:rsidP="00BF71A9" w:rsidRDefault="00D34E97" w14:paraId="51D10B34" w14:textId="102858FB">
            <w:pPr>
              <w:shd w:val="clear" w:color="auto" w:fill="auto"/>
            </w:pPr>
            <w:r w:rsidRPr="00DA4269">
              <w:t>07/07/2022</w:t>
            </w:r>
          </w:p>
        </w:tc>
        <w:tc>
          <w:tcPr>
            <w:tcW w:w="6946" w:type="dxa"/>
            <w:tcMar/>
          </w:tcPr>
          <w:p w:rsidRPr="00DA4269" w:rsidR="00BF71A9" w:rsidP="00BF71A9" w:rsidRDefault="00BF71A9" w14:paraId="5BA7B8A2" w14:textId="77777777">
            <w:pPr>
              <w:shd w:val="clear" w:color="auto" w:fill="auto"/>
            </w:pPr>
          </w:p>
        </w:tc>
      </w:tr>
      <w:tr w:rsidRPr="00DA4269" w:rsidR="00D34E97" w:rsidTr="7F97ACB4" w14:paraId="25240FB0" w14:textId="77777777">
        <w:tc>
          <w:tcPr>
            <w:tcW w:w="1413" w:type="dxa"/>
            <w:tcMar/>
          </w:tcPr>
          <w:p w:rsidRPr="00DA4269" w:rsidR="00D34E97" w:rsidP="00BF71A9" w:rsidRDefault="00D34E97" w14:paraId="226DE8B6" w14:textId="434ECAF5">
            <w:pPr>
              <w:shd w:val="clear" w:color="auto" w:fill="auto"/>
            </w:pPr>
            <w:r w:rsidRPr="00DA4269">
              <w:t>V2</w:t>
            </w:r>
          </w:p>
        </w:tc>
        <w:tc>
          <w:tcPr>
            <w:tcW w:w="1559" w:type="dxa"/>
            <w:tcMar/>
          </w:tcPr>
          <w:p w:rsidRPr="00DA4269" w:rsidR="00D34E97" w:rsidP="00BF71A9" w:rsidRDefault="00D34E97" w14:paraId="6D8542A4" w14:textId="2BCBA63E">
            <w:pPr>
              <w:shd w:val="clear" w:color="auto" w:fill="auto"/>
            </w:pPr>
            <w:r w:rsidRPr="00DA4269">
              <w:t>20/07/2022</w:t>
            </w:r>
          </w:p>
        </w:tc>
        <w:tc>
          <w:tcPr>
            <w:tcW w:w="6946" w:type="dxa"/>
            <w:tcMar/>
          </w:tcPr>
          <w:p w:rsidRPr="00DA4269" w:rsidR="00D34E97" w:rsidP="00BF71A9" w:rsidRDefault="00D34E97" w14:paraId="63F23CC6" w14:textId="27F976D7">
            <w:pPr>
              <w:shd w:val="clear" w:color="auto" w:fill="auto"/>
            </w:pPr>
            <w:r w:rsidRPr="00DA4269">
              <w:t xml:space="preserve">Amended </w:t>
            </w:r>
            <w:r w:rsidRPr="00DA4269" w:rsidR="00126473">
              <w:t>error in email address</w:t>
            </w:r>
            <w:r w:rsidRPr="00DA4269" w:rsidR="00A1691D">
              <w:t xml:space="preserve"> in Annex 2</w:t>
            </w:r>
          </w:p>
          <w:p w:rsidRPr="00DA4269" w:rsidR="00126473" w:rsidP="00BF71A9" w:rsidRDefault="00126473" w14:paraId="2C5A7415" w14:textId="2850DE1D">
            <w:pPr>
              <w:shd w:val="clear" w:color="auto" w:fill="auto"/>
            </w:pPr>
          </w:p>
        </w:tc>
      </w:tr>
      <w:tr w:rsidRPr="00DA4269" w:rsidR="00126473" w:rsidTr="7F97ACB4" w14:paraId="612EF513" w14:textId="77777777">
        <w:tc>
          <w:tcPr>
            <w:tcW w:w="1413" w:type="dxa"/>
            <w:tcMar/>
          </w:tcPr>
          <w:p w:rsidRPr="00DA4269" w:rsidR="00126473" w:rsidP="00BF71A9" w:rsidRDefault="00126473" w14:paraId="663D8EED" w14:textId="0D4C750B">
            <w:pPr>
              <w:shd w:val="clear" w:color="auto" w:fill="auto"/>
            </w:pPr>
            <w:r w:rsidRPr="00DA4269">
              <w:t>V3</w:t>
            </w:r>
          </w:p>
        </w:tc>
        <w:tc>
          <w:tcPr>
            <w:tcW w:w="1559" w:type="dxa"/>
            <w:tcMar/>
          </w:tcPr>
          <w:p w:rsidRPr="00DA4269" w:rsidR="00126473" w:rsidP="00BF71A9" w:rsidRDefault="00126473" w14:paraId="62A1144E" w14:textId="5CA3419C">
            <w:pPr>
              <w:shd w:val="clear" w:color="auto" w:fill="auto"/>
            </w:pPr>
            <w:r w:rsidRPr="00DA4269">
              <w:t>27/07/2022</w:t>
            </w:r>
          </w:p>
        </w:tc>
        <w:tc>
          <w:tcPr>
            <w:tcW w:w="6946" w:type="dxa"/>
            <w:tcMar/>
          </w:tcPr>
          <w:p w:rsidRPr="00DA4269" w:rsidR="006D1A03" w:rsidP="00A1691D" w:rsidRDefault="006D1A03" w14:paraId="185CD120" w14:textId="77777777">
            <w:pPr>
              <w:shd w:val="clear" w:color="auto" w:fill="auto"/>
            </w:pPr>
            <w:r w:rsidRPr="00DA4269">
              <w:t>Added:</w:t>
            </w:r>
          </w:p>
          <w:p w:rsidRPr="00DA4269" w:rsidR="006D1A03" w:rsidP="00A1691D" w:rsidRDefault="00194F61" w14:paraId="60A4B9B6" w14:textId="6D52B0FD">
            <w:pPr>
              <w:shd w:val="clear" w:color="auto" w:fill="auto"/>
            </w:pPr>
            <w:r w:rsidRPr="00DA4269">
              <w:t>R</w:t>
            </w:r>
            <w:r w:rsidRPr="00DA4269" w:rsidR="00126473">
              <w:t xml:space="preserve">e-matching process </w:t>
            </w:r>
          </w:p>
          <w:p w:rsidRPr="00DA4269" w:rsidR="00126473" w:rsidP="00A1691D" w:rsidRDefault="001351C1" w14:paraId="188D5049" w14:textId="7B6DC2E5">
            <w:pPr>
              <w:shd w:val="clear" w:color="auto" w:fill="auto"/>
            </w:pPr>
            <w:r>
              <w:t xml:space="preserve">Completion of Annex 1 </w:t>
            </w:r>
            <w:r w:rsidR="000434C7">
              <w:t>(IS</w:t>
            </w:r>
            <w:r>
              <w:t xml:space="preserve"> and Sponsor)</w:t>
            </w:r>
          </w:p>
          <w:p w:rsidRPr="00DA4269" w:rsidR="00194F61" w:rsidP="00BF71A9" w:rsidRDefault="3A69FAD6" w14:paraId="5894D7FD" w14:textId="695DBD9A">
            <w:pPr>
              <w:shd w:val="clear" w:color="auto" w:fill="auto"/>
            </w:pPr>
            <w:r>
              <w:t>Using the Sponsor section</w:t>
            </w:r>
          </w:p>
        </w:tc>
      </w:tr>
      <w:tr w:rsidR="75FD10DA" w:rsidTr="7F97ACB4" w14:paraId="77EF016C" w14:textId="77777777">
        <w:tc>
          <w:tcPr>
            <w:tcW w:w="1413" w:type="dxa"/>
            <w:tcMar/>
          </w:tcPr>
          <w:p w:rsidR="75FD10DA" w:rsidP="75FD10DA" w:rsidRDefault="75FD10DA" w14:paraId="29A3245A" w14:textId="0B2903E5">
            <w:r>
              <w:t>V4</w:t>
            </w:r>
          </w:p>
        </w:tc>
        <w:tc>
          <w:tcPr>
            <w:tcW w:w="1559" w:type="dxa"/>
            <w:tcMar/>
          </w:tcPr>
          <w:p w:rsidR="75FD10DA" w:rsidP="75FD10DA" w:rsidRDefault="75FD10DA" w14:paraId="5787C008" w14:textId="3CED9135">
            <w:r>
              <w:t>29/07/2022</w:t>
            </w:r>
          </w:p>
        </w:tc>
        <w:tc>
          <w:tcPr>
            <w:tcW w:w="6946" w:type="dxa"/>
            <w:tcMar/>
          </w:tcPr>
          <w:p w:rsidR="75FD10DA" w:rsidP="75FD10DA" w:rsidRDefault="75FD10DA" w14:paraId="4968FFF1" w14:textId="0B7F3020">
            <w:r>
              <w:t xml:space="preserve">Edits and clarifications made to the Accessing the Live Data Platform sections. </w:t>
            </w:r>
          </w:p>
        </w:tc>
      </w:tr>
      <w:tr w:rsidR="63D7369B" w:rsidTr="7F97ACB4" w14:paraId="78758088" w14:textId="77777777">
        <w:tc>
          <w:tcPr>
            <w:tcW w:w="1413" w:type="dxa"/>
            <w:tcMar/>
          </w:tcPr>
          <w:p w:rsidR="17AA835D" w:rsidP="63D7369B" w:rsidRDefault="17AA835D" w14:paraId="6F46C240" w14:textId="2EF37140">
            <w:r>
              <w:t>V5</w:t>
            </w:r>
          </w:p>
        </w:tc>
        <w:tc>
          <w:tcPr>
            <w:tcW w:w="1559" w:type="dxa"/>
            <w:tcMar/>
          </w:tcPr>
          <w:p w:rsidR="17AA835D" w:rsidP="63D7369B" w:rsidRDefault="17AA835D" w14:paraId="39131C3A" w14:textId="63245995">
            <w:r>
              <w:t>23/09/2022</w:t>
            </w:r>
          </w:p>
        </w:tc>
        <w:tc>
          <w:tcPr>
            <w:tcW w:w="6946" w:type="dxa"/>
            <w:tcMar/>
          </w:tcPr>
          <w:p w:rsidR="17AA835D" w:rsidP="63D7369B" w:rsidRDefault="17AA835D" w14:paraId="7FFF4937" w14:textId="221E53A3">
            <w:r>
              <w:t xml:space="preserve">Added: </w:t>
            </w:r>
          </w:p>
          <w:p w:rsidR="6B5B9466" w:rsidP="63D7369B" w:rsidRDefault="6B5B9466" w14:paraId="050CA036" w14:textId="2D6BED3B">
            <w:pPr>
              <w:spacing w:line="276" w:lineRule="auto"/>
            </w:pPr>
            <w:r w:rsidRPr="63D7369B">
              <w:t>Adding</w:t>
            </w:r>
            <w:r w:rsidRPr="63D7369B" w:rsidR="771223D0">
              <w:t xml:space="preserve"> a</w:t>
            </w:r>
            <w:r w:rsidRPr="63D7369B">
              <w:t xml:space="preserve"> complex case </w:t>
            </w:r>
            <w:r w:rsidRPr="63D7369B" w:rsidR="7B32EB55">
              <w:t>flag</w:t>
            </w:r>
            <w:r w:rsidRPr="63D7369B">
              <w:t xml:space="preserve">, </w:t>
            </w:r>
            <w:r w:rsidRPr="63D7369B" w:rsidR="7CFBB870">
              <w:t xml:space="preserve">bulk updates to checks, </w:t>
            </w:r>
            <w:r w:rsidRPr="63D7369B" w:rsidR="17678915">
              <w:t>extracting information from the Ukraine data platform to replicate Objective Connect</w:t>
            </w:r>
            <w:r w:rsidRPr="63D7369B" w:rsidR="1CD8D75E">
              <w:t>, Handling Duplicate Applicant Records</w:t>
            </w:r>
            <w:r w:rsidRPr="63D7369B" w:rsidR="37E1E274">
              <w:t>.</w:t>
            </w:r>
            <w:r w:rsidRPr="63D7369B" w:rsidR="1CD8D75E">
              <w:t xml:space="preserve">  </w:t>
            </w:r>
          </w:p>
          <w:p w:rsidR="63D7369B" w:rsidP="63D7369B" w:rsidRDefault="63D7369B" w14:paraId="157417D9" w14:textId="6DD59B40"/>
        </w:tc>
      </w:tr>
      <w:tr w:rsidR="2C71A461" w:rsidTr="7F97ACB4" w14:paraId="717E71B2" w14:textId="77777777">
        <w:tc>
          <w:tcPr>
            <w:tcW w:w="1413" w:type="dxa"/>
            <w:tcMar/>
          </w:tcPr>
          <w:p w:rsidR="6E29012B" w:rsidP="2C71A461" w:rsidRDefault="6E29012B" w14:paraId="6E465EF3" w14:textId="2407783E">
            <w:pPr>
              <w:rPr>
                <w:highlight w:val="yellow"/>
              </w:rPr>
            </w:pPr>
            <w:r w:rsidRPr="72E95857">
              <w:rPr>
                <w:highlight w:val="yellow"/>
              </w:rPr>
              <w:t>V6</w:t>
            </w:r>
          </w:p>
        </w:tc>
        <w:tc>
          <w:tcPr>
            <w:tcW w:w="1559" w:type="dxa"/>
            <w:tcMar/>
          </w:tcPr>
          <w:p w:rsidR="6E29012B" w:rsidP="2C71A461" w:rsidRDefault="6E29012B" w14:paraId="58054668" w14:textId="70602D08">
            <w:pPr>
              <w:rPr>
                <w:highlight w:val="yellow"/>
              </w:rPr>
            </w:pPr>
            <w:r w:rsidRPr="72E95857">
              <w:rPr>
                <w:highlight w:val="yellow"/>
              </w:rPr>
              <w:t>21/10/2022</w:t>
            </w:r>
          </w:p>
        </w:tc>
        <w:tc>
          <w:tcPr>
            <w:tcW w:w="6946" w:type="dxa"/>
            <w:tcMar/>
          </w:tcPr>
          <w:p w:rsidR="6E29012B" w:rsidP="2C71A461" w:rsidRDefault="1DA8A64F" w14:paraId="6CC89CC9" w14:textId="7742A6F9">
            <w:pPr>
              <w:rPr>
                <w:highlight w:val="yellow"/>
              </w:rPr>
            </w:pPr>
            <w:r w:rsidRPr="71D018AC" w:rsidR="66E75698">
              <w:rPr>
                <w:highlight w:val="yellow"/>
              </w:rPr>
              <w:t>Added:</w:t>
            </w:r>
            <w:r>
              <w:br/>
            </w:r>
            <w:r w:rsidRPr="71D018AC" w:rsidR="14F7D384">
              <w:rPr>
                <w:highlight w:val="yellow"/>
              </w:rPr>
              <w:t>Search</w:t>
            </w:r>
            <w:r w:rsidRPr="71D018AC" w:rsidR="1D3A4E97">
              <w:rPr>
                <w:highlight w:val="yellow"/>
              </w:rPr>
              <w:t>ing</w:t>
            </w:r>
            <w:r w:rsidRPr="71D018AC" w:rsidR="66E75698">
              <w:rPr>
                <w:highlight w:val="yellow"/>
              </w:rPr>
              <w:t xml:space="preserve"> for records outside a local authority</w:t>
            </w:r>
          </w:p>
        </w:tc>
      </w:tr>
      <w:tr w:rsidR="5DD2F5E6" w:rsidTr="7F97ACB4" w14:paraId="50CF1A7D" w14:textId="77777777">
        <w:tc>
          <w:tcPr>
            <w:tcW w:w="1413" w:type="dxa"/>
            <w:tcMar/>
          </w:tcPr>
          <w:p w:rsidR="351A22A7" w:rsidP="5DD2F5E6" w:rsidRDefault="351A22A7" w14:paraId="2A21E543" w14:textId="2106BDBB">
            <w:pPr>
              <w:rPr>
                <w:highlight w:val="yellow"/>
              </w:rPr>
            </w:pPr>
            <w:r w:rsidRPr="5DD2F5E6">
              <w:rPr>
                <w:highlight w:val="yellow"/>
              </w:rPr>
              <w:t>V7</w:t>
            </w:r>
          </w:p>
        </w:tc>
        <w:tc>
          <w:tcPr>
            <w:tcW w:w="1559" w:type="dxa"/>
            <w:tcMar/>
          </w:tcPr>
          <w:p w:rsidR="5DD2F5E6" w:rsidP="5DD2F5E6" w:rsidRDefault="5DD2F5E6" w14:paraId="1039A22F" w14:textId="2322BF6E">
            <w:pPr>
              <w:rPr>
                <w:highlight w:val="yellow"/>
              </w:rPr>
            </w:pPr>
          </w:p>
        </w:tc>
        <w:tc>
          <w:tcPr>
            <w:tcW w:w="6946" w:type="dxa"/>
            <w:tcMar/>
          </w:tcPr>
          <w:p w:rsidR="351A22A7" w:rsidP="1ACB620F" w:rsidRDefault="6D381190" w14:paraId="5FE5D64E" w14:textId="7D962CE2">
            <w:pPr>
              <w:rPr>
                <w:highlight w:val="yellow"/>
              </w:rPr>
            </w:pPr>
            <w:r w:rsidRPr="7F97ACB4" w:rsidR="6D381190">
              <w:rPr>
                <w:highlight w:val="yellow"/>
              </w:rPr>
              <w:t xml:space="preserve">Added: </w:t>
            </w:r>
            <w:r>
              <w:br/>
            </w:r>
            <w:r w:rsidRPr="7F97ACB4" w:rsidR="23253B9A">
              <w:rPr>
                <w:highlight w:val="yellow"/>
              </w:rPr>
              <w:t>D</w:t>
            </w:r>
            <w:r w:rsidRPr="7F97ACB4" w:rsidR="6C01A505">
              <w:rPr>
                <w:highlight w:val="yellow"/>
              </w:rPr>
              <w:t>efinitions of a host and sponsor. Managing repatriation within the system; Recording No-Shows</w:t>
            </w:r>
            <w:r w:rsidRPr="7F97ACB4" w:rsidR="57C89318">
              <w:rPr>
                <w:highlight w:val="yellow"/>
              </w:rPr>
              <w:t>; Using the Health Board Info Tab</w:t>
            </w:r>
            <w:r w:rsidRPr="7F97ACB4" w:rsidR="4E6E9693">
              <w:rPr>
                <w:highlight w:val="yellow"/>
              </w:rPr>
              <w:t>; Using the Journey Tracking table.</w:t>
            </w:r>
          </w:p>
          <w:p w:rsidR="351A22A7" w:rsidP="1ACB620F" w:rsidRDefault="6DF4B846" w14:paraId="713E0FAD" w14:textId="4CF8E7BC">
            <w:pPr>
              <w:rPr>
                <w:highlight w:val="yellow"/>
              </w:rPr>
            </w:pPr>
            <w:r w:rsidRPr="7F97ACB4" w:rsidR="329F5158">
              <w:rPr>
                <w:highlight w:val="yellow"/>
              </w:rPr>
              <w:t xml:space="preserve">Updated: </w:t>
            </w:r>
            <w:r>
              <w:br/>
            </w:r>
            <w:r w:rsidRPr="7F97ACB4" w:rsidR="4F1A8FC1">
              <w:rPr>
                <w:highlight w:val="yellow"/>
              </w:rPr>
              <w:t xml:space="preserve">Using the </w:t>
            </w:r>
            <w:r w:rsidRPr="7F97ACB4" w:rsidR="08FD83CD">
              <w:rPr>
                <w:highlight w:val="yellow"/>
              </w:rPr>
              <w:t>S</w:t>
            </w:r>
            <w:r w:rsidRPr="7F97ACB4" w:rsidR="329F5158">
              <w:rPr>
                <w:highlight w:val="yellow"/>
              </w:rPr>
              <w:t>earch function; Navigation Button Change</w:t>
            </w:r>
            <w:r w:rsidRPr="7F97ACB4" w:rsidR="52E2E3CF">
              <w:rPr>
                <w:highlight w:val="yellow"/>
              </w:rPr>
              <w:t xml:space="preserve"> to access the Info and Training Hub</w:t>
            </w:r>
            <w:r w:rsidRPr="7F97ACB4" w:rsidR="4292C3F7">
              <w:rPr>
                <w:highlight w:val="yellow"/>
              </w:rPr>
              <w:t xml:space="preserve">; </w:t>
            </w:r>
            <w:r w:rsidRPr="7F97ACB4" w:rsidR="79FD30A7">
              <w:rPr>
                <w:highlight w:val="yellow"/>
              </w:rPr>
              <w:t>S</w:t>
            </w:r>
            <w:r w:rsidRPr="7F97ACB4" w:rsidR="4292C3F7">
              <w:rPr>
                <w:highlight w:val="yellow"/>
              </w:rPr>
              <w:t>earching for records outside a local authority</w:t>
            </w:r>
            <w:r w:rsidRPr="7F97ACB4" w:rsidR="2C33CE81">
              <w:rPr>
                <w:highlight w:val="yellow"/>
              </w:rPr>
              <w:t>;</w:t>
            </w:r>
            <w:r w:rsidRPr="7F97ACB4" w:rsidR="23467749">
              <w:rPr>
                <w:highlight w:val="yellow"/>
              </w:rPr>
              <w:t xml:space="preserve"> </w:t>
            </w:r>
            <w:r w:rsidRPr="7F97ACB4" w:rsidR="2DAD8FE6">
              <w:rPr>
                <w:highlight w:val="yellow"/>
              </w:rPr>
              <w:t>S</w:t>
            </w:r>
            <w:r w:rsidRPr="7F97ACB4" w:rsidR="23467749">
              <w:rPr>
                <w:highlight w:val="yellow"/>
              </w:rPr>
              <w:t xml:space="preserve">creen shots to </w:t>
            </w:r>
            <w:r w:rsidRPr="7F97ACB4" w:rsidR="77BFD7EF">
              <w:rPr>
                <w:highlight w:val="yellow"/>
              </w:rPr>
              <w:t>mirror</w:t>
            </w:r>
            <w:r w:rsidRPr="7F97ACB4" w:rsidR="23467749">
              <w:rPr>
                <w:highlight w:val="yellow"/>
              </w:rPr>
              <w:t xml:space="preserve"> changes in</w:t>
            </w:r>
            <w:r w:rsidRPr="7F97ACB4" w:rsidR="404B1C2F">
              <w:rPr>
                <w:highlight w:val="yellow"/>
              </w:rPr>
              <w:t xml:space="preserve"> the</w:t>
            </w:r>
            <w:r w:rsidRPr="7F97ACB4" w:rsidR="23467749">
              <w:rPr>
                <w:highlight w:val="yellow"/>
              </w:rPr>
              <w:t xml:space="preserve"> </w:t>
            </w:r>
            <w:r w:rsidRPr="7F97ACB4" w:rsidR="4EBDD1FC">
              <w:rPr>
                <w:highlight w:val="yellow"/>
              </w:rPr>
              <w:t>platform.</w:t>
            </w:r>
          </w:p>
        </w:tc>
      </w:tr>
    </w:tbl>
    <w:p w:rsidRPr="00BF71A9" w:rsidR="00BF71A9" w:rsidP="00BF71A9" w:rsidRDefault="00BF71A9" w14:paraId="5EC924A6" w14:textId="77777777">
      <w:pPr>
        <w:rPr>
          <w:b/>
          <w:bCs/>
        </w:rPr>
      </w:pPr>
    </w:p>
    <w:p w:rsidR="1323C19A" w:rsidRDefault="1323C19A" w14:paraId="163EF3F4" w14:textId="505A5AAB">
      <w:r>
        <w:br w:type="page"/>
      </w:r>
    </w:p>
    <w:p w:rsidR="003C2AE0" w:rsidRDefault="3AFE5C85" w14:paraId="625B8DCD" w14:textId="02DF0C0F">
      <w:pPr>
        <w:pStyle w:val="Heading1"/>
        <w:pageBreakBefore/>
        <w:spacing w:after="200"/>
      </w:pPr>
      <w:bookmarkStart w:name="_Toc350264039" w:id="91060556"/>
      <w:r w:rsidR="3AFE5C85">
        <w:rPr/>
        <w:t>The Homes for Ukraine Data Platform (HfU)</w:t>
      </w:r>
      <w:r w:rsidR="3AFE5C85">
        <w:rPr/>
        <w:t xml:space="preserve"> </w:t>
      </w:r>
      <w:bookmarkEnd w:id="91060556"/>
    </w:p>
    <w:p w:rsidR="003C2AE0" w:rsidRDefault="00C15C95" w14:paraId="625B8DCE" w14:textId="77777777">
      <w:r>
        <w:t>Prior to the development of the HfU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rsidR="003C2AE0" w:rsidRDefault="00C15C95" w14:paraId="625B8DCF" w14:textId="77777777">
      <w:r>
        <w:t>It will help provide an overview of all those entering Wales so that we can easily monitor and support individuals, as well as enable accurate reporting to Welsh Ministers and UK Government.</w:t>
      </w:r>
    </w:p>
    <w:p w:rsidR="003C2AE0" w:rsidRDefault="00C15C95" w14:paraId="625B8DD0" w14:textId="77777777">
      <w:r>
        <w:t>We believe this will bring about the following benefits:</w:t>
      </w:r>
    </w:p>
    <w:p w:rsidR="003C2AE0" w:rsidRDefault="00C15C95" w14:paraId="625B8DD1" w14:textId="77777777">
      <w:pPr>
        <w:numPr>
          <w:ilvl w:val="0"/>
          <w:numId w:val="50"/>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rsidR="003C2AE0" w:rsidRDefault="00C15C95" w14:paraId="625B8DD2" w14:textId="77777777">
      <w:pPr>
        <w:numPr>
          <w:ilvl w:val="0"/>
          <w:numId w:val="50"/>
        </w:numPr>
        <w:ind w:hanging="360"/>
      </w:pPr>
      <w:r>
        <w:rPr>
          <w:b/>
        </w:rPr>
        <w:t>Safe and secure</w:t>
      </w:r>
      <w:r>
        <w:t xml:space="preserve">: information can be split down by LA, so an individuals’ data and case notes can be controlled by LAs and transferred if they move from one LA to another. </w:t>
      </w:r>
    </w:p>
    <w:p w:rsidR="003C2AE0" w:rsidRDefault="00C15C95" w14:paraId="625B8DD3" w14:textId="77777777">
      <w:pPr>
        <w:numPr>
          <w:ilvl w:val="0"/>
          <w:numId w:val="50"/>
        </w:numPr>
        <w:ind w:hanging="360"/>
      </w:pPr>
      <w:r>
        <w:rPr>
          <w:b/>
        </w:rPr>
        <w:t>Cross-agency</w:t>
      </w:r>
      <w:r>
        <w:t xml:space="preserve">: Each touchpoint to support those in need is recorded. This aids decision making and service/support allocation locally and at Health Board level.  </w:t>
      </w:r>
    </w:p>
    <w:p w:rsidR="003C2AE0" w:rsidRDefault="00C15C95" w14:paraId="625B8DD4" w14:textId="77777777">
      <w:pPr>
        <w:numPr>
          <w:ilvl w:val="0"/>
          <w:numId w:val="50"/>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rsidR="003C2AE0" w:rsidRDefault="00C15C95" w14:paraId="625B8DD5" w14:textId="77777777">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rsidR="003C2AE0" w:rsidRDefault="00C15C95" w14:paraId="625B8DD6" w14:textId="77777777">
      <w:pPr>
        <w:numPr>
          <w:ilvl w:val="0"/>
          <w:numId w:val="25"/>
        </w:numPr>
        <w:ind w:hanging="360"/>
      </w:pPr>
      <w:r>
        <w:t xml:space="preserve">Welsh Government </w:t>
      </w:r>
    </w:p>
    <w:p w:rsidR="003C2AE0" w:rsidRDefault="00C15C95" w14:paraId="625B8DD7" w14:textId="77777777">
      <w:pPr>
        <w:numPr>
          <w:ilvl w:val="0"/>
          <w:numId w:val="25"/>
        </w:numPr>
        <w:ind w:hanging="360"/>
      </w:pPr>
      <w:r>
        <w:t xml:space="preserve">Digital Health and Care Wales </w:t>
      </w:r>
    </w:p>
    <w:p w:rsidR="003C2AE0" w:rsidRDefault="00C15C95" w14:paraId="625B8DD8" w14:textId="77777777">
      <w:pPr>
        <w:numPr>
          <w:ilvl w:val="0"/>
          <w:numId w:val="25"/>
        </w:numPr>
        <w:ind w:hanging="360"/>
      </w:pPr>
      <w:r>
        <w:t xml:space="preserve">Contact Centre (hosted by Cardiff Local Authority) </w:t>
      </w:r>
    </w:p>
    <w:p w:rsidR="003C2AE0" w:rsidRDefault="00C15C95" w14:paraId="625B8DD9" w14:textId="77777777">
      <w:pPr>
        <w:numPr>
          <w:ilvl w:val="0"/>
          <w:numId w:val="25"/>
        </w:numPr>
        <w:ind w:hanging="360"/>
      </w:pPr>
      <w:r>
        <w:t xml:space="preserve">Local Authorities in Wales (including LA staff working in Welcome Centres) </w:t>
      </w:r>
    </w:p>
    <w:p w:rsidR="003C2AE0" w:rsidRDefault="00C15C95" w14:paraId="625B8DDA" w14:textId="77777777">
      <w:pPr>
        <w:numPr>
          <w:ilvl w:val="0"/>
          <w:numId w:val="24"/>
        </w:numPr>
        <w:ind w:hanging="360"/>
      </w:pPr>
      <w:r>
        <w:t xml:space="preserve">Local Health Boards in Wales </w:t>
      </w:r>
    </w:p>
    <w:p w:rsidR="003C2AE0" w:rsidRDefault="003C2AE0" w14:paraId="625B8DDB" w14:textId="77777777"/>
    <w:p w:rsidR="003C2AE0" w:rsidRDefault="3AFE5C85" w14:paraId="625B8DDC" w14:textId="77777777">
      <w:pPr>
        <w:pStyle w:val="Heading2"/>
        <w:spacing w:line="270" w:lineRule="auto"/>
      </w:pPr>
      <w:bookmarkStart w:name="_Toc720914807" w:id="910816308"/>
      <w:r w:rsidR="3AFE5C85">
        <w:rPr/>
        <w:t>Data Statement</w:t>
      </w:r>
      <w:r w:rsidR="3AFE5C85">
        <w:rPr/>
        <w:t xml:space="preserve"> </w:t>
      </w:r>
      <w:bookmarkEnd w:id="910816308"/>
    </w:p>
    <w:p w:rsidR="003C2AE0" w:rsidRDefault="00C15C95" w14:paraId="625B8DDD" w14:textId="77777777">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rsidR="003C2AE0" w:rsidRDefault="00C15C95" w14:paraId="625B8DDE" w14:textId="77777777">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rsidR="003C2AE0" w:rsidRDefault="00C15C95" w14:paraId="625B8DDF" w14:textId="77777777">
      <w:r>
        <w:t xml:space="preserve">By accessing the data platform, you are confirming that you have a valid business reason to access the data and that it will only be used for the agreed purposes.  </w:t>
      </w:r>
    </w:p>
    <w:p w:rsidR="003C2AE0" w:rsidRDefault="00C15C95" w14:paraId="625B8DE0" w14:textId="77777777">
      <w:r>
        <w:t xml:space="preserve"> </w:t>
      </w:r>
    </w:p>
    <w:p w:rsidR="003C2AE0" w:rsidRDefault="3AFE5C85" w14:paraId="625B8DE1" w14:textId="77777777">
      <w:pPr>
        <w:pStyle w:val="Heading1"/>
        <w:spacing w:after="200"/>
      </w:pPr>
      <w:bookmarkStart w:name="_Toc1032927298" w:id="1475867320"/>
      <w:r w:rsidR="3AFE5C85">
        <w:rPr/>
        <w:t>Summary of roles</w:t>
      </w:r>
      <w:bookmarkEnd w:id="1475867320"/>
    </w:p>
    <w:p w:rsidR="003C2AE0" w:rsidRDefault="00C15C95" w14:paraId="625B8DE2" w14:textId="77777777">
      <w:pPr>
        <w:spacing w:line="291" w:lineRule="auto"/>
        <w:rPr>
          <w:b/>
        </w:rPr>
      </w:pPr>
      <w:r>
        <w:rPr>
          <w:b/>
        </w:rPr>
        <w:t xml:space="preserve">Welsh Government </w:t>
      </w:r>
    </w:p>
    <w:p w:rsidR="003C2AE0" w:rsidRDefault="00C15C95" w14:paraId="625B8DE3" w14:textId="77777777">
      <w:r>
        <w:t xml:space="preserve">The Welsh Government has multiple responsibilities: </w:t>
      </w:r>
    </w:p>
    <w:p w:rsidR="003C2AE0" w:rsidRDefault="00C15C95" w14:paraId="625B8DE4" w14:textId="77777777">
      <w:pPr>
        <w:numPr>
          <w:ilvl w:val="0"/>
          <w:numId w:val="11"/>
        </w:numPr>
        <w:ind w:hanging="360"/>
      </w:pPr>
      <w:r>
        <w:t xml:space="preserve">Defining the policies that support the Homes for Ukraine scheme in Wales. </w:t>
      </w:r>
    </w:p>
    <w:p w:rsidR="003C2AE0" w:rsidRDefault="00C15C95" w14:paraId="625B8DE5" w14:textId="77777777">
      <w:pPr>
        <w:numPr>
          <w:ilvl w:val="0"/>
          <w:numId w:val="11"/>
        </w:numPr>
        <w:ind w:hanging="360"/>
      </w:pPr>
      <w:r>
        <w:t xml:space="preserve">Receiving and processing the UK Gov data onto platform. </w:t>
      </w:r>
    </w:p>
    <w:p w:rsidR="003C2AE0" w:rsidRDefault="00C15C95" w14:paraId="625B8DE6" w14:textId="77777777">
      <w:pPr>
        <w:numPr>
          <w:ilvl w:val="0"/>
          <w:numId w:val="11"/>
        </w:numPr>
        <w:ind w:hanging="360"/>
      </w:pPr>
      <w:r>
        <w:t xml:space="preserve">Producing the reports and statistics required by Senedd ministers and UK Government. </w:t>
      </w:r>
    </w:p>
    <w:p w:rsidR="003C2AE0" w:rsidRDefault="00C15C95" w14:paraId="625B8DE7" w14:textId="5CCDCFE0">
      <w:pPr>
        <w:numPr>
          <w:ilvl w:val="0"/>
          <w:numId w:val="11"/>
        </w:numPr>
        <w:ind w:hanging="360"/>
      </w:pPr>
      <w:r>
        <w:t>All system security matters</w:t>
      </w:r>
      <w:r w:rsidR="00803FC7">
        <w:t>.</w:t>
      </w:r>
      <w:r>
        <w:t xml:space="preserve"> </w:t>
      </w:r>
    </w:p>
    <w:p w:rsidR="003C2AE0" w:rsidRDefault="00C15C95" w14:paraId="625B8DE8" w14:textId="77777777">
      <w:pPr>
        <w:numPr>
          <w:ilvl w:val="0"/>
          <w:numId w:val="11"/>
        </w:numPr>
        <w:ind w:hanging="360"/>
      </w:pPr>
      <w:r>
        <w:t xml:space="preserve">Developing the platform, to help with workload processing.  </w:t>
      </w:r>
    </w:p>
    <w:p w:rsidR="003C2AE0" w:rsidRDefault="00C15C95" w14:paraId="625B8DE9" w14:textId="5EACADDF">
      <w:r>
        <w:t>In terms of the platform the Welsh Government are the product and service owners</w:t>
      </w:r>
      <w:r w:rsidR="00803FC7">
        <w:t>.</w:t>
      </w:r>
      <w:r>
        <w:t xml:space="preserve"> </w:t>
      </w:r>
    </w:p>
    <w:p w:rsidR="003C2AE0" w:rsidRDefault="00C15C95" w14:paraId="625B8DEA" w14:textId="77777777">
      <w:pPr>
        <w:spacing w:line="291" w:lineRule="auto"/>
      </w:pPr>
      <w:r>
        <w:t xml:space="preserve"> </w:t>
      </w:r>
    </w:p>
    <w:p w:rsidR="003C2AE0" w:rsidRDefault="00C15C95" w14:paraId="625B8DEB" w14:textId="77777777">
      <w:pPr>
        <w:spacing w:line="291" w:lineRule="auto"/>
        <w:rPr>
          <w:b/>
        </w:rPr>
      </w:pPr>
      <w:r>
        <w:rPr>
          <w:b/>
        </w:rPr>
        <w:t xml:space="preserve">Local Authorities </w:t>
      </w:r>
    </w:p>
    <w:p w:rsidR="003C2AE0" w:rsidRDefault="00C15C95" w14:paraId="625B8DEC" w14:textId="77777777">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rsidR="003C2AE0" w:rsidRDefault="00C15C95" w14:paraId="625B8DED" w14:textId="77777777">
      <w:pPr>
        <w:spacing w:line="291" w:lineRule="auto"/>
      </w:pPr>
      <w:r>
        <w:t xml:space="preserve"> </w:t>
      </w:r>
    </w:p>
    <w:p w:rsidR="003C2AE0" w:rsidRDefault="00C15C95" w14:paraId="625B8DEE" w14:textId="77777777">
      <w:pPr>
        <w:spacing w:line="291" w:lineRule="auto"/>
        <w:rPr>
          <w:b/>
        </w:rPr>
      </w:pPr>
      <w:r>
        <w:rPr>
          <w:b/>
        </w:rPr>
        <w:t>Contact Centres</w:t>
      </w:r>
    </w:p>
    <w:p w:rsidR="003C2AE0" w:rsidRDefault="00C15C95" w14:paraId="625B8DEF" w14:textId="77777777">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rsidR="003C2AE0" w:rsidRDefault="00C15C95" w14:paraId="625B8DF0" w14:textId="77777777">
      <w:pPr>
        <w:spacing w:line="291" w:lineRule="auto"/>
      </w:pPr>
      <w:r>
        <w:t xml:space="preserve"> </w:t>
      </w:r>
    </w:p>
    <w:p w:rsidR="003C2AE0" w:rsidRDefault="00C15C95" w14:paraId="625B8DF1" w14:textId="77777777">
      <w:pPr>
        <w:spacing w:line="291" w:lineRule="auto"/>
        <w:rPr>
          <w:b/>
        </w:rPr>
      </w:pPr>
      <w:r>
        <w:rPr>
          <w:b/>
        </w:rPr>
        <w:t xml:space="preserve">Arrival Hubs </w:t>
      </w:r>
    </w:p>
    <w:p w:rsidR="003C2AE0" w:rsidRDefault="00C15C95" w14:paraId="625B8DF2" w14:textId="77777777">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rsidR="003C2AE0" w:rsidRDefault="00C15C95" w14:paraId="625B8DF3" w14:textId="77777777">
      <w:pPr>
        <w:spacing w:line="291" w:lineRule="auto"/>
      </w:pPr>
      <w:r>
        <w:t xml:space="preserve"> </w:t>
      </w:r>
    </w:p>
    <w:p w:rsidR="003C2AE0" w:rsidRDefault="00C15C95" w14:paraId="625B8DF4" w14:textId="77777777">
      <w:pPr>
        <w:spacing w:line="291" w:lineRule="auto"/>
        <w:rPr>
          <w:b/>
        </w:rPr>
      </w:pPr>
      <w:r>
        <w:rPr>
          <w:b/>
        </w:rPr>
        <w:t xml:space="preserve">Welcome Centres  </w:t>
      </w:r>
    </w:p>
    <w:p w:rsidR="003C2AE0" w:rsidRDefault="00C15C95" w14:paraId="625B8DF5" w14:textId="77777777">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education and financial assistance. The Welcome Centres also coordinate the transfer of new arrivals when suitable permanent accommodation is found.  Welcome Centres do not house individuals that have arrived through the Individual Sponsor Route. </w:t>
      </w:r>
    </w:p>
    <w:p w:rsidR="003C2AE0" w:rsidRDefault="00C15C95" w14:paraId="625B8DF6" w14:textId="77777777">
      <w:r>
        <w:t xml:space="preserve"> </w:t>
      </w:r>
    </w:p>
    <w:p w:rsidR="003C2AE0" w:rsidRDefault="00C15C95" w14:paraId="625B8DF7" w14:textId="77777777">
      <w:pPr>
        <w:spacing w:line="291" w:lineRule="auto"/>
        <w:rPr>
          <w:b/>
        </w:rPr>
      </w:pPr>
      <w:r>
        <w:rPr>
          <w:b/>
        </w:rPr>
        <w:t xml:space="preserve">Local Health Boards </w:t>
      </w:r>
    </w:p>
    <w:p w:rsidR="003C2AE0" w:rsidRDefault="00C15C95" w14:paraId="625B8DF8" w14:textId="77777777">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rsidR="75FD10DA" w:rsidP="75FD10DA" w:rsidRDefault="75FD10DA" w14:paraId="2D9112DC" w14:textId="48A41F47">
      <w:pPr>
        <w:rPr>
          <w:color w:val="000000" w:themeColor="text1"/>
          <w:sz w:val="36"/>
          <w:szCs w:val="36"/>
        </w:rPr>
      </w:pPr>
      <w:r w:rsidRPr="75FD10DA">
        <w:rPr>
          <w:b/>
          <w:bCs/>
          <w:color w:val="000000" w:themeColor="text1"/>
          <w:sz w:val="36"/>
          <w:szCs w:val="36"/>
        </w:rPr>
        <w:lastRenderedPageBreak/>
        <w:t>Accessing the Live Data Platform </w:t>
      </w:r>
    </w:p>
    <w:p w:rsidR="75FD10DA" w:rsidP="75FD10DA" w:rsidRDefault="75FD10DA" w14:paraId="0ECC0D8C" w14:textId="4F75C9BB">
      <w:pPr>
        <w:spacing w:after="0" w:line="240" w:lineRule="auto"/>
        <w:rPr>
          <w:color w:val="000000" w:themeColor="text1"/>
          <w:sz w:val="32"/>
          <w:szCs w:val="32"/>
        </w:rPr>
      </w:pPr>
      <w:r w:rsidRPr="75FD10DA">
        <w:rPr>
          <w:color w:val="000000" w:themeColor="text1"/>
          <w:sz w:val="32"/>
          <w:szCs w:val="32"/>
          <w:u w:val="single"/>
        </w:rPr>
        <w:t>Registering for an account </w:t>
      </w:r>
    </w:p>
    <w:p w:rsidR="75FD10DA" w:rsidP="75FD10DA" w:rsidRDefault="75FD10DA" w14:paraId="1AC9E749" w14:textId="2A3B974D">
      <w:pPr>
        <w:spacing w:after="0" w:line="240" w:lineRule="auto"/>
        <w:ind w:left="131"/>
        <w:rPr>
          <w:color w:val="000000" w:themeColor="text1"/>
        </w:rPr>
      </w:pPr>
      <w:r w:rsidRPr="75FD10DA">
        <w:rPr>
          <w:color w:val="000000" w:themeColor="text1"/>
        </w:rPr>
        <w:t>Before you can access the HfU Data Platform, you need to have registered for access.  </w:t>
      </w:r>
    </w:p>
    <w:p w:rsidR="75FD10DA" w:rsidP="75FD10DA" w:rsidRDefault="75FD10DA" w14:paraId="02B172F8" w14:textId="3D4363B1">
      <w:pPr>
        <w:spacing w:line="240" w:lineRule="auto"/>
        <w:ind w:left="131"/>
        <w:rPr>
          <w:color w:val="000000" w:themeColor="text1"/>
        </w:rPr>
      </w:pPr>
      <w:r w:rsidRPr="75FD10DA">
        <w:rPr>
          <w:color w:val="000000" w:themeColor="text1"/>
        </w:rPr>
        <w:t>To register for an account: </w:t>
      </w:r>
    </w:p>
    <w:p w:rsidR="75FD10DA" w:rsidRDefault="75FD10DA" w14:paraId="288CBA68" w14:textId="2A55A887">
      <w:pPr>
        <w:pStyle w:val="ListParagraph"/>
        <w:numPr>
          <w:ilvl w:val="0"/>
          <w:numId w:val="9"/>
        </w:numPr>
        <w:spacing w:after="160" w:line="240" w:lineRule="auto"/>
        <w:rPr>
          <w:color w:val="000000" w:themeColor="text1"/>
        </w:rPr>
      </w:pPr>
      <w:r w:rsidRPr="75FD10DA">
        <w:rPr>
          <w:color w:val="000000" w:themeColor="text1"/>
        </w:rPr>
        <w:t>Contact your local Ukraine Data Platform Data Champion with details of your Microsoft 365 account. </w:t>
      </w:r>
    </w:p>
    <w:p w:rsidR="75FD10DA" w:rsidRDefault="75FD10DA" w14:paraId="154F7EB3" w14:textId="22BD889A">
      <w:pPr>
        <w:pStyle w:val="ListParagraph"/>
        <w:numPr>
          <w:ilvl w:val="0"/>
          <w:numId w:val="9"/>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rsidR="75FD10DA" w:rsidRDefault="75FD10DA" w14:paraId="7C573545" w14:textId="1E875D30">
      <w:pPr>
        <w:pStyle w:val="ListParagraph"/>
        <w:numPr>
          <w:ilvl w:val="0"/>
          <w:numId w:val="9"/>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rsidR="75FD10DA" w:rsidP="75FD10DA" w:rsidRDefault="75FD10DA" w14:paraId="622B30A3" w14:textId="1299C127">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rsidR="75FD10DA" w:rsidP="75FD10DA" w:rsidRDefault="75FD10DA" w14:paraId="7523E721" w14:textId="0A631709">
      <w:pPr>
        <w:spacing w:after="0" w:line="240" w:lineRule="auto"/>
        <w:ind w:left="131"/>
        <w:rPr>
          <w:rFonts w:ascii="Times New Roman" w:hAnsi="Times New Roman" w:eastAsia="Times New Roman" w:cs="Times New Roman"/>
          <w:color w:val="000000" w:themeColor="text1"/>
        </w:rPr>
      </w:pPr>
    </w:p>
    <w:p w:rsidR="75FD10DA" w:rsidP="75FD10DA" w:rsidRDefault="75FD10DA" w14:paraId="47467CEE" w14:textId="0C724B07">
      <w:pPr>
        <w:spacing w:line="240" w:lineRule="auto"/>
        <w:ind w:left="131"/>
        <w:rPr>
          <w:color w:val="000000" w:themeColor="text1"/>
        </w:rPr>
      </w:pPr>
      <w:r w:rsidRPr="75FD10DA">
        <w:rPr>
          <w:b/>
          <w:bCs/>
          <w:color w:val="000000" w:themeColor="text1"/>
        </w:rPr>
        <w:t>Please Note</w:t>
      </w:r>
      <w:r w:rsidRPr="75FD10DA">
        <w:rPr>
          <w:color w:val="000000" w:themeColor="text1"/>
        </w:rPr>
        <w:t>: </w:t>
      </w:r>
    </w:p>
    <w:p w:rsidR="75FD10DA" w:rsidRDefault="75FD10DA" w14:paraId="67F116D9" w14:textId="496846F0">
      <w:pPr>
        <w:pStyle w:val="ListParagraph"/>
        <w:numPr>
          <w:ilvl w:val="0"/>
          <w:numId w:val="8"/>
        </w:numPr>
        <w:spacing w:after="0" w:line="240" w:lineRule="auto"/>
        <w:rPr>
          <w:color w:val="000000" w:themeColor="text1"/>
        </w:rPr>
      </w:pPr>
      <w:r w:rsidRPr="75FD10DA">
        <w:rPr>
          <w:color w:val="000000" w:themeColor="text1"/>
        </w:rPr>
        <w:t>The Welsh Government will only accept requests for new accounts that come via your Data Champion</w:t>
      </w:r>
    </w:p>
    <w:p w:rsidR="75FD10DA" w:rsidP="75FD10DA" w:rsidRDefault="75FD10DA" w14:paraId="23C044E9" w14:textId="0B4EA863">
      <w:pPr>
        <w:spacing w:after="0" w:line="240" w:lineRule="auto"/>
        <w:ind w:left="131"/>
        <w:rPr>
          <w:color w:val="000000" w:themeColor="text1"/>
        </w:rPr>
      </w:pPr>
    </w:p>
    <w:p w:rsidR="75FD10DA" w:rsidRDefault="75FD10DA" w14:paraId="481B8915" w14:textId="5A41F074">
      <w:pPr>
        <w:pStyle w:val="ListParagraph"/>
        <w:numPr>
          <w:ilvl w:val="0"/>
          <w:numId w:val="8"/>
        </w:numPr>
        <w:spacing w:after="0" w:line="240" w:lineRule="auto"/>
        <w:rPr>
          <w:color w:val="000000" w:themeColor="text1"/>
          <w:lang w:val="en-US"/>
        </w:rPr>
      </w:pPr>
      <w:r w:rsidRPr="75FD10DA">
        <w:rPr>
          <w:color w:val="000000" w:themeColor="text1"/>
        </w:rPr>
        <w:t xml:space="preserve">You </w:t>
      </w:r>
      <w:r w:rsidRPr="75FD10DA">
        <w:rPr>
          <w:b/>
          <w:bCs/>
          <w:color w:val="000000" w:themeColor="text1"/>
        </w:rPr>
        <w:t xml:space="preserve">will not </w:t>
      </w:r>
      <w:r w:rsidRPr="75FD10DA">
        <w:rPr>
          <w:color w:val="000000" w:themeColor="text1"/>
        </w:rPr>
        <w:t xml:space="preserve">receive a username and password – please follow the instructions below to access the system for the first time. </w:t>
      </w:r>
    </w:p>
    <w:p w:rsidR="75FD10DA" w:rsidP="75FD10DA" w:rsidRDefault="75FD10DA" w14:paraId="19933405" w14:textId="307BB15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rsidR="75FD10DA" w:rsidP="75FD10DA" w:rsidRDefault="75FD10DA" w14:paraId="493F98EA" w14:textId="4F2E1E0D">
      <w:pPr>
        <w:spacing w:line="240" w:lineRule="auto"/>
        <w:ind w:left="131"/>
        <w:rPr>
          <w:color w:val="000000" w:themeColor="text1"/>
        </w:rPr>
      </w:pPr>
      <w:r w:rsidRPr="75FD10DA">
        <w:rPr>
          <w:color w:val="000000" w:themeColor="text1"/>
        </w:rPr>
        <w:t>You can access the Live system using the following information </w:t>
      </w:r>
    </w:p>
    <w:p w:rsidR="75FD10DA" w:rsidRDefault="75FD10DA" w14:paraId="0328F3C5" w14:textId="201579AC">
      <w:pPr>
        <w:pStyle w:val="ListParagraph"/>
        <w:numPr>
          <w:ilvl w:val="0"/>
          <w:numId w:val="7"/>
        </w:numPr>
        <w:spacing w:after="0" w:line="240" w:lineRule="auto"/>
        <w:rPr>
          <w:color w:val="000000" w:themeColor="text1"/>
        </w:rPr>
      </w:pPr>
      <w:r w:rsidRPr="75FD10DA">
        <w:rPr>
          <w:color w:val="000000" w:themeColor="text1"/>
        </w:rPr>
        <w:t xml:space="preserve">Open a browser and paste the following URL into the address bar and click return: </w:t>
      </w:r>
      <w:hyperlink r:id="rId8">
        <w:r w:rsidRPr="75FD10DA">
          <w:rPr>
            <w:rStyle w:val="Hyperlink"/>
            <w:sz w:val="22"/>
            <w:szCs w:val="22"/>
          </w:rPr>
          <w:t>https://homesforukrainedataplatform.crm11.dynamics.com/</w:t>
        </w:r>
      </w:hyperlink>
    </w:p>
    <w:p w:rsidR="75FD10DA" w:rsidRDefault="75FD10DA" w14:paraId="70CEB5D8" w14:textId="0C0F87D9">
      <w:pPr>
        <w:pStyle w:val="ListParagraph"/>
        <w:numPr>
          <w:ilvl w:val="0"/>
          <w:numId w:val="7"/>
        </w:numPr>
        <w:spacing w:after="0" w:line="240" w:lineRule="auto"/>
        <w:rPr>
          <w:color w:val="000000" w:themeColor="text1"/>
        </w:rPr>
      </w:pPr>
      <w:r w:rsidRPr="75FD10DA">
        <w:rPr>
          <w:color w:val="000000" w:themeColor="text1"/>
        </w:rPr>
        <w:t xml:space="preserve">You will be asked to log in with your Microsoft 365 account details </w:t>
      </w:r>
    </w:p>
    <w:p w:rsidR="75FD10DA" w:rsidRDefault="75FD10DA" w14:paraId="1B42A311" w14:textId="66241B82">
      <w:pPr>
        <w:pStyle w:val="ListParagraph"/>
        <w:numPr>
          <w:ilvl w:val="0"/>
          <w:numId w:val="7"/>
        </w:numPr>
        <w:spacing w:after="0" w:line="240" w:lineRule="auto"/>
        <w:rPr>
          <w:color w:val="000000" w:themeColor="text1"/>
        </w:rPr>
      </w:pPr>
      <w:r w:rsidRPr="75FD10DA">
        <w:rPr>
          <w:color w:val="000000" w:themeColor="text1"/>
        </w:rPr>
        <w:t>Once prompted you will need to use Microsoft Authenticate to verify you as a user. If you are not currently using Microsoft Authenticate, please see below for further information on downloading and using the application. </w:t>
      </w:r>
    </w:p>
    <w:p w:rsidR="75FD10DA" w:rsidRDefault="75FD10DA" w14:paraId="61BF3261" w14:textId="60E0CD03">
      <w:pPr>
        <w:pStyle w:val="ListParagraph"/>
        <w:numPr>
          <w:ilvl w:val="0"/>
          <w:numId w:val="7"/>
        </w:numPr>
        <w:spacing w:line="240" w:lineRule="auto"/>
        <w:rPr>
          <w:color w:val="000000" w:themeColor="text1"/>
        </w:rPr>
      </w:pPr>
      <w:r w:rsidRPr="75FD10DA">
        <w:rPr>
          <w:color w:val="000000" w:themeColor="text1"/>
        </w:rPr>
        <w:t>When the Platform opens, a Home Screen may appear. Select ‘Homes for Ukraine’ app. </w:t>
      </w:r>
    </w:p>
    <w:p w:rsidR="75FD10DA" w:rsidP="75FD10DA" w:rsidRDefault="75FD10DA" w14:paraId="11A6BA39" w14:textId="5915C4DC">
      <w:pPr>
        <w:spacing w:after="0" w:line="240" w:lineRule="auto"/>
        <w:rPr>
          <w:color w:val="000000" w:themeColor="text1"/>
        </w:rPr>
      </w:pPr>
      <w:r w:rsidRPr="75FD10DA">
        <w:rPr>
          <w:color w:val="000000" w:themeColor="text1"/>
        </w:rPr>
        <w:t>If you experience problems logging in, please refer to Annex 2 (Logging Incidents).</w:t>
      </w:r>
    </w:p>
    <w:p w:rsidR="75FD10DA" w:rsidP="75FD10DA" w:rsidRDefault="75FD10DA" w14:paraId="0357FC81" w14:textId="24C3F865">
      <w:pPr>
        <w:spacing w:after="0" w:line="240" w:lineRule="auto"/>
        <w:ind w:left="131"/>
        <w:rPr>
          <w:color w:val="000000" w:themeColor="text1"/>
        </w:rPr>
      </w:pPr>
      <w:r w:rsidRPr="75FD10DA">
        <w:rPr>
          <w:color w:val="000000" w:themeColor="text1"/>
        </w:rPr>
        <w:t> </w:t>
      </w:r>
    </w:p>
    <w:p w:rsidR="75FD10DA" w:rsidP="75FD10DA" w:rsidRDefault="75FD10DA" w14:paraId="1E390298" w14:textId="48CFF36C">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rsidR="75FD10DA" w:rsidP="1ACB620F" w:rsidRDefault="3A65388B" w14:paraId="4D91C7D7" w14:textId="2A6B2B0A">
      <w:pPr>
        <w:pStyle w:val="ListParagraph"/>
        <w:numPr>
          <w:ilvl w:val="0"/>
          <w:numId w:val="3"/>
        </w:numPr>
        <w:spacing w:after="0" w:line="240" w:lineRule="auto"/>
        <w:rPr>
          <w:color w:val="000000" w:themeColor="text1"/>
        </w:rPr>
      </w:pPr>
      <w:r w:rsidRPr="1ACB620F">
        <w:rPr>
          <w:color w:val="000000" w:themeColor="text1"/>
        </w:rPr>
        <w:t>Do not share your login details to the system or authenticate another user on their behalf.  </w:t>
      </w:r>
      <w:r w:rsidRPr="1ACB620F" w:rsidR="190B3242">
        <w:rPr>
          <w:color w:val="000000" w:themeColor="text1"/>
        </w:rPr>
        <w:t xml:space="preserve"> </w:t>
      </w:r>
    </w:p>
    <w:p w:rsidR="75FD10DA" w:rsidP="1ACB620F" w:rsidRDefault="3A65388B" w14:paraId="5B2EC21F" w14:textId="37B5B61F">
      <w:pPr>
        <w:pStyle w:val="ListParagraph"/>
        <w:numPr>
          <w:ilvl w:val="0"/>
          <w:numId w:val="3"/>
        </w:numPr>
        <w:spacing w:after="0" w:line="240" w:lineRule="auto"/>
        <w:rPr>
          <w:highlight w:val="yellow"/>
        </w:rPr>
      </w:pPr>
      <w:r w:rsidRPr="1ACB620F">
        <w:rPr>
          <w:color w:val="000000" w:themeColor="text1"/>
          <w:highlight w:val="yellow"/>
        </w:rPr>
        <w:t xml:space="preserve">Do not use the live system to deliver any training.  Training should be done in the </w:t>
      </w:r>
      <w:r w:rsidRPr="1ACB620F" w:rsidR="5B0B0956">
        <w:rPr>
          <w:color w:val="000000" w:themeColor="text1"/>
          <w:highlight w:val="yellow"/>
        </w:rPr>
        <w:t>Test</w:t>
      </w:r>
      <w:r w:rsidRPr="1ACB620F">
        <w:rPr>
          <w:color w:val="000000" w:themeColor="text1"/>
          <w:highlight w:val="yellow"/>
        </w:rPr>
        <w:t xml:space="preserve"> System </w:t>
      </w:r>
      <w:hyperlink r:id="rId9">
        <w:r w:rsidRPr="1ACB620F" w:rsidR="6BE83A16">
          <w:rPr>
            <w:rStyle w:val="Hyperlink"/>
            <w:highlight w:val="yellow"/>
            <w:lang w:val=""/>
          </w:rPr>
          <w:t>https://org616cc293.crm11.dynamics.com/</w:t>
        </w:r>
      </w:hyperlink>
    </w:p>
    <w:p w:rsidR="75FD10DA" w:rsidP="1ACB620F" w:rsidRDefault="3A65388B" w14:paraId="56CA09C3" w14:textId="45D0F48B">
      <w:pPr>
        <w:pStyle w:val="ListParagraph"/>
        <w:numPr>
          <w:ilvl w:val="0"/>
          <w:numId w:val="3"/>
        </w:numPr>
        <w:spacing w:after="240" w:line="240" w:lineRule="auto"/>
        <w:rPr>
          <w:color w:val="000000" w:themeColor="text1"/>
        </w:rPr>
      </w:pPr>
      <w:r w:rsidRPr="1ACB620F">
        <w:rPr>
          <w:color w:val="000000" w:themeColor="text1"/>
        </w:rPr>
        <w:t>To help differentiate between the Live (Prod) and Dev systems, the banners are different colours. </w:t>
      </w:r>
    </w:p>
    <w:p w:rsidR="75FD10DA" w:rsidP="1ACB620F" w:rsidRDefault="3A65388B" w14:paraId="225EDD84" w14:textId="11458107">
      <w:pPr>
        <w:spacing w:before="240" w:after="0" w:line="240" w:lineRule="auto"/>
        <w:ind w:left="720"/>
        <w:rPr>
          <w:color w:val="000000" w:themeColor="text1"/>
          <w:highlight w:val="yellow"/>
        </w:rPr>
      </w:pPr>
      <w:r w:rsidRPr="1ACB620F">
        <w:rPr>
          <w:color w:val="000000" w:themeColor="text1"/>
          <w:highlight w:val="yellow"/>
        </w:rPr>
        <w:t xml:space="preserve">Live Platform - </w:t>
      </w:r>
      <w:r w:rsidRPr="1ACB620F" w:rsidR="54FEBCB5">
        <w:rPr>
          <w:color w:val="000000" w:themeColor="text1"/>
          <w:highlight w:val="yellow"/>
        </w:rPr>
        <w:t>Purple</w:t>
      </w:r>
    </w:p>
    <w:p w:rsidR="0319FEE8" w:rsidP="1ACB620F" w:rsidRDefault="0319FEE8" w14:paraId="5E49A0AF" w14:textId="28CEE4AC">
      <w:pPr>
        <w:spacing w:after="240" w:line="240" w:lineRule="auto"/>
        <w:ind w:left="720"/>
        <w:rPr>
          <w:color w:val="000000" w:themeColor="text1"/>
          <w:highlight w:val="yellow"/>
        </w:rPr>
      </w:pPr>
      <w:r w:rsidRPr="1ACB620F">
        <w:rPr>
          <w:color w:val="000000" w:themeColor="text1"/>
          <w:highlight w:val="yellow"/>
        </w:rPr>
        <w:t xml:space="preserve">Test </w:t>
      </w:r>
      <w:r w:rsidRPr="1ACB620F" w:rsidR="57EA761A">
        <w:rPr>
          <w:color w:val="000000" w:themeColor="text1"/>
          <w:highlight w:val="yellow"/>
        </w:rPr>
        <w:t>Platform</w:t>
      </w:r>
      <w:r w:rsidRPr="1ACB620F">
        <w:rPr>
          <w:color w:val="000000" w:themeColor="text1"/>
          <w:highlight w:val="yellow"/>
        </w:rPr>
        <w:t xml:space="preserve"> - Orange</w:t>
      </w:r>
    </w:p>
    <w:p w:rsidR="75FD10DA" w:rsidP="75FD10DA" w:rsidRDefault="75FD10DA" w14:paraId="687938B8" w14:textId="7DC6FE83">
      <w:pPr>
        <w:spacing w:after="0" w:line="240" w:lineRule="auto"/>
        <w:ind w:left="131"/>
        <w:rPr>
          <w:color w:val="000000" w:themeColor="text1"/>
          <w:sz w:val="32"/>
          <w:szCs w:val="32"/>
        </w:rPr>
      </w:pPr>
      <w:r w:rsidRPr="75FD10DA">
        <w:rPr>
          <w:color w:val="000000" w:themeColor="text1"/>
          <w:sz w:val="32"/>
          <w:szCs w:val="32"/>
          <w:u w:val="single"/>
        </w:rPr>
        <w:lastRenderedPageBreak/>
        <w:t>Using Multi-Factor Authentication (MFA)</w:t>
      </w:r>
    </w:p>
    <w:p w:rsidR="75FD10DA" w:rsidP="75FD10DA" w:rsidRDefault="75FD10DA" w14:paraId="5BAF3E49" w14:textId="1F575965">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rsidR="75FD10DA" w:rsidP="75FD10DA" w:rsidRDefault="75FD10DA" w14:paraId="72657334" w14:textId="44B992CB">
      <w:pPr>
        <w:spacing w:after="0" w:line="240" w:lineRule="auto"/>
        <w:ind w:left="131"/>
        <w:rPr>
          <w:color w:val="000000" w:themeColor="text1"/>
        </w:rPr>
      </w:pPr>
    </w:p>
    <w:p w:rsidR="75FD10DA" w:rsidP="75FD10DA" w:rsidRDefault="75FD10DA" w14:paraId="41800D58" w14:textId="2D16604E">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rsidR="75FD10DA" w:rsidP="75FD10DA" w:rsidRDefault="75FD10DA" w14:paraId="28A5481E" w14:textId="33F66472">
      <w:pPr>
        <w:spacing w:line="240" w:lineRule="auto"/>
        <w:ind w:left="131"/>
        <w:rPr>
          <w:color w:val="000000" w:themeColor="text1"/>
        </w:rPr>
      </w:pPr>
    </w:p>
    <w:p w:rsidR="75FD10DA" w:rsidP="75FD10DA" w:rsidRDefault="75FD10DA" w14:paraId="10847C24" w14:textId="3119179A">
      <w:pPr>
        <w:spacing w:line="240" w:lineRule="auto"/>
        <w:ind w:left="131"/>
        <w:rPr>
          <w:color w:val="000000" w:themeColor="text1"/>
        </w:rPr>
      </w:pPr>
      <w:r w:rsidRPr="75FD10DA">
        <w:rPr>
          <w:color w:val="000000" w:themeColor="text1"/>
        </w:rPr>
        <w:t>You can do this in two ways:   </w:t>
      </w:r>
    </w:p>
    <w:p w:rsidR="75FD10DA" w:rsidRDefault="75FD10DA" w14:paraId="60C1C93E" w14:textId="12668FE8">
      <w:pPr>
        <w:pStyle w:val="ListParagraph"/>
        <w:numPr>
          <w:ilvl w:val="0"/>
          <w:numId w:val="6"/>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0">
        <w:r w:rsidRPr="75FD10DA">
          <w:rPr>
            <w:rStyle w:val="Hyperlink"/>
          </w:rPr>
          <w:t xml:space="preserve"> Click here to find our detailed instructions on how to use the Microsoft Authenticator app to access the Homes for Ukraine data platform.</w:t>
        </w:r>
      </w:hyperlink>
    </w:p>
    <w:p w:rsidR="75FD10DA" w:rsidP="75FD10DA" w:rsidRDefault="75FD10DA" w14:paraId="2D75A790" w14:textId="05A95644">
      <w:pPr>
        <w:spacing w:after="0" w:line="240" w:lineRule="auto"/>
        <w:ind w:left="131"/>
        <w:rPr>
          <w:color w:val="000000" w:themeColor="text1"/>
          <w:sz w:val="18"/>
          <w:szCs w:val="18"/>
          <w:lang w:val="en-US"/>
        </w:rPr>
      </w:pPr>
    </w:p>
    <w:p w:rsidR="75FD10DA" w:rsidRDefault="75FD10DA" w14:paraId="2AE2FD85" w14:textId="1219AEE2">
      <w:pPr>
        <w:pStyle w:val="ListParagraph"/>
        <w:numPr>
          <w:ilvl w:val="0"/>
          <w:numId w:val="6"/>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1">
        <w:r w:rsidRPr="75FD10DA">
          <w:rPr>
            <w:rStyle w:val="Hyperlink"/>
          </w:rPr>
          <w:t xml:space="preserve"> click here to follow the alternative guide to use Microsoft Authenticate SMS text message to authenticate your access.</w:t>
        </w:r>
      </w:hyperlink>
    </w:p>
    <w:p w:rsidR="75FD10DA" w:rsidP="75FD10DA" w:rsidRDefault="75FD10DA" w14:paraId="131E71DC" w14:textId="096BE753">
      <w:pPr>
        <w:spacing w:after="0" w:line="240" w:lineRule="auto"/>
        <w:ind w:left="131"/>
        <w:rPr>
          <w:color w:val="000000" w:themeColor="text1"/>
          <w:sz w:val="18"/>
          <w:szCs w:val="18"/>
          <w:lang w:val="en-US"/>
        </w:rPr>
      </w:pPr>
    </w:p>
    <w:p w:rsidR="75FD10DA" w:rsidP="75FD10DA" w:rsidRDefault="75FD10DA" w14:paraId="13A21904" w14:textId="64FFFFE1">
      <w:pPr>
        <w:spacing w:after="0" w:line="240" w:lineRule="auto"/>
        <w:ind w:left="131"/>
        <w:rPr>
          <w:color w:val="000000" w:themeColor="text1"/>
          <w:sz w:val="18"/>
          <w:szCs w:val="18"/>
          <w:lang w:val="en-US"/>
        </w:rPr>
      </w:pPr>
    </w:p>
    <w:p w:rsidR="003C2AE0" w:rsidRDefault="3AFE5C85" w14:paraId="625B8E16" w14:textId="77777777">
      <w:pPr>
        <w:pStyle w:val="Heading1"/>
        <w:pageBreakBefore/>
        <w:spacing w:after="200"/>
      </w:pPr>
      <w:bookmarkStart w:name="_Toc8177365" w:id="1080995632"/>
      <w:r w:rsidR="3AFE5C85">
        <w:rPr/>
        <w:t>Overview of the system windows, tabs and navigation</w:t>
      </w:r>
      <w:bookmarkEnd w:id="1080995632"/>
    </w:p>
    <w:p w:rsidR="003C2AE0" w:rsidRDefault="3AFE5C85" w14:paraId="625B8E17" w14:textId="77777777">
      <w:pPr>
        <w:pStyle w:val="Heading2"/>
        <w:spacing w:line="291" w:lineRule="auto"/>
      </w:pPr>
      <w:bookmarkStart w:name="_Toc1556852025" w:id="838097243"/>
      <w:r w:rsidR="3AFE5C85">
        <w:rPr/>
        <w:t>Key things to remember</w:t>
      </w:r>
      <w:bookmarkEnd w:id="838097243"/>
    </w:p>
    <w:p w:rsidR="003C2AE0" w:rsidRDefault="00C15C95" w14:paraId="625B8E18" w14:textId="77777777">
      <w:pPr>
        <w:numPr>
          <w:ilvl w:val="0"/>
          <w:numId w:val="33"/>
        </w:numPr>
        <w:spacing w:after="160"/>
        <w:ind w:hanging="357"/>
      </w:pPr>
      <w:r>
        <w:t>The system includes details of those travelling on Super Sponsor and Individual Sponsor Scheme</w:t>
      </w:r>
    </w:p>
    <w:p w:rsidR="003C2AE0" w:rsidRDefault="00C15C95" w14:paraId="625B8E19" w14:textId="77777777">
      <w:pPr>
        <w:numPr>
          <w:ilvl w:val="0"/>
          <w:numId w:val="33"/>
        </w:numPr>
        <w:spacing w:after="160"/>
        <w:ind w:hanging="357"/>
      </w:pPr>
      <w:r>
        <w:t xml:space="preserve">The data/fields you can see will depend on your security settings so you may not be able to access everything that we train on when you log into the system. </w:t>
      </w:r>
    </w:p>
    <w:p w:rsidR="003C2AE0" w:rsidRDefault="00C15C95" w14:paraId="625B8E1A" w14:textId="77777777">
      <w:pPr>
        <w:numPr>
          <w:ilvl w:val="1"/>
          <w:numId w:val="33"/>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rsidR="003C2AE0" w:rsidRDefault="00C15C95" w14:paraId="625B8E1B" w14:textId="77777777">
      <w:pPr>
        <w:numPr>
          <w:ilvl w:val="0"/>
          <w:numId w:val="33"/>
        </w:numPr>
        <w:spacing w:after="160"/>
        <w:ind w:hanging="357"/>
      </w:pPr>
      <w:r>
        <w:t xml:space="preserve">Anything blue and underlined indicates that it can be clicked to take you to another set of information </w:t>
      </w:r>
    </w:p>
    <w:p w:rsidR="003C2AE0" w:rsidRDefault="00C15C95" w14:paraId="625B8E1C" w14:textId="77777777">
      <w:pPr>
        <w:numPr>
          <w:ilvl w:val="0"/>
          <w:numId w:val="33"/>
        </w:numPr>
        <w:spacing w:after="160"/>
        <w:ind w:hanging="357"/>
      </w:pPr>
      <w:r>
        <w:t>Where there is a red asterisk (</w:t>
      </w:r>
      <w:r w:rsidRPr="00BC3788">
        <w:rPr>
          <w:color w:val="FF0000"/>
        </w:rPr>
        <w:t>*</w:t>
      </w:r>
      <w:r>
        <w:t xml:space="preserve">) next to a field, this is a mandatory field </w:t>
      </w:r>
    </w:p>
    <w:p w:rsidR="003C2AE0" w:rsidRDefault="00C15C95" w14:paraId="625B8E1D" w14:textId="77777777">
      <w:pPr>
        <w:numPr>
          <w:ilvl w:val="0"/>
          <w:numId w:val="33"/>
        </w:numPr>
        <w:spacing w:after="160"/>
        <w:ind w:hanging="357"/>
      </w:pPr>
      <w:r>
        <w:t xml:space="preserve">You may see navigation arrows which enable you to go straight to the record of a linked individual </w:t>
      </w:r>
    </w:p>
    <w:p w:rsidR="003C2AE0" w:rsidRDefault="00C15C95" w14:paraId="625B8E1E" w14:textId="77777777">
      <w:pPr>
        <w:numPr>
          <w:ilvl w:val="0"/>
          <w:numId w:val="33"/>
        </w:numPr>
        <w:spacing w:after="160"/>
        <w:ind w:hanging="357"/>
      </w:pPr>
      <w:r>
        <w:t xml:space="preserve">You can filter on a lot of information on the ‘Applicants’ screen </w:t>
      </w:r>
    </w:p>
    <w:p w:rsidR="003C2AE0" w:rsidRDefault="00C15C95" w14:paraId="625B8E1F" w14:textId="77777777">
      <w:pPr>
        <w:numPr>
          <w:ilvl w:val="0"/>
          <w:numId w:val="33"/>
        </w:numPr>
        <w:spacing w:after="160"/>
        <w:ind w:hanging="357"/>
      </w:pPr>
      <w:r>
        <w:t xml:space="preserve">You must save any changes to records before moving to a different screen </w:t>
      </w:r>
    </w:p>
    <w:p w:rsidR="003C2AE0" w:rsidRDefault="3AFE5C85" w14:paraId="625B8E20" w14:textId="77777777">
      <w:pPr>
        <w:pStyle w:val="Heading2"/>
        <w:pageBreakBefore/>
      </w:pPr>
      <w:bookmarkStart w:name="_Toc2021418026" w:id="1900825713"/>
      <w:r w:rsidR="3AFE5C85">
        <w:rPr/>
        <w:t>Menus</w:t>
      </w:r>
      <w:r w:rsidR="3AFE5C85">
        <w:rPr/>
        <w:t xml:space="preserve"> </w:t>
      </w:r>
      <w:bookmarkEnd w:id="1900825713"/>
    </w:p>
    <w:p w:rsidR="003C2AE0" w:rsidRDefault="00C15C95" w14:paraId="625B8E21" w14:textId="77777777">
      <w:r>
        <w:t xml:space="preserve">The menus on the left of the screen display the data in the system in the following ways:  </w:t>
      </w:r>
    </w:p>
    <w:p w:rsidR="003C2AE0" w:rsidRDefault="00C15C95" w14:paraId="625B8E22" w14:textId="77777777">
      <w:pPr>
        <w:rPr>
          <w:b/>
        </w:rPr>
      </w:pPr>
      <w:r>
        <w:rPr>
          <w:b/>
        </w:rPr>
        <w:t>People menu</w:t>
      </w:r>
    </w:p>
    <w:tbl>
      <w:tblPr>
        <w:tblW w:w="903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rsidTr="71D018AC" w14:paraId="625B8E29" w14:textId="77777777">
        <w:trPr>
          <w:trHeight w:val="4215"/>
        </w:trPr>
        <w:tc>
          <w:tcPr>
            <w:tcW w:w="388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tcMar>
              <w:top w:w="0" w:type="dxa"/>
              <w:left w:w="0" w:type="dxa"/>
              <w:bottom w:w="0" w:type="dxa"/>
              <w:right w:w="0" w:type="dxa"/>
            </w:tcMar>
          </w:tcPr>
          <w:p w:rsidR="003C2AE0" w:rsidP="71D018AC" w:rsidRDefault="00C15C95" w14:paraId="625B8E23" w14:textId="145555B9">
            <w:pPr>
              <w:pStyle w:val="Normal"/>
              <w:spacing w:before="40"/>
              <w:ind w:left="-80"/>
            </w:pPr>
            <w:r w:rsidR="31D53670">
              <w:drawing>
                <wp:inline wp14:editId="64312303" wp14:anchorId="3789B58B">
                  <wp:extent cx="2352144" cy="2771775"/>
                  <wp:effectExtent l="0" t="0" r="0" b="0"/>
                  <wp:docPr id="1645977405" name="" title=""/>
                  <wp:cNvGraphicFramePr>
                    <a:graphicFrameLocks noChangeAspect="1"/>
                  </wp:cNvGraphicFramePr>
                  <a:graphic>
                    <a:graphicData uri="http://schemas.openxmlformats.org/drawingml/2006/picture">
                      <pic:pic>
                        <pic:nvPicPr>
                          <pic:cNvPr id="0" name=""/>
                          <pic:cNvPicPr/>
                        </pic:nvPicPr>
                        <pic:blipFill>
                          <a:blip r:embed="Rf5df390e0317421b">
                            <a:extLst>
                              <a:ext xmlns:a="http://schemas.openxmlformats.org/drawingml/2006/main" uri="{28A0092B-C50C-407E-A947-70E740481C1C}">
                                <a14:useLocalDpi val="0"/>
                              </a:ext>
                            </a:extLst>
                          </a:blip>
                          <a:stretch>
                            <a:fillRect/>
                          </a:stretch>
                        </pic:blipFill>
                        <pic:spPr>
                          <a:xfrm>
                            <a:off x="0" y="0"/>
                            <a:ext cx="2352144" cy="2771775"/>
                          </a:xfrm>
                          <a:prstGeom prst="rect">
                            <a:avLst/>
                          </a:prstGeom>
                        </pic:spPr>
                      </pic:pic>
                    </a:graphicData>
                  </a:graphic>
                </wp:inline>
              </w:drawing>
            </w:r>
          </w:p>
          <w:p w:rsidR="003C2AE0" w:rsidRDefault="00C15C95" w14:paraId="625B8E24" w14:textId="77777777">
            <w:pPr>
              <w:spacing w:before="40"/>
              <w:ind w:left="-80"/>
            </w:pPr>
            <w:r>
              <w:t xml:space="preserve"> </w:t>
            </w:r>
          </w:p>
        </w:tc>
        <w:tc>
          <w:tcPr>
            <w:tcW w:w="514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tcMar>
              <w:top w:w="0" w:type="dxa"/>
              <w:left w:w="0" w:type="dxa"/>
              <w:bottom w:w="0" w:type="dxa"/>
              <w:right w:w="0" w:type="dxa"/>
            </w:tcMar>
          </w:tcPr>
          <w:p w:rsidR="003C2AE0" w:rsidRDefault="00C15C95" w14:paraId="625B8E25" w14:textId="77777777">
            <w:pPr>
              <w:spacing w:after="0"/>
            </w:pPr>
            <w:r>
              <w:t xml:space="preserve">The </w:t>
            </w:r>
            <w:r>
              <w:rPr>
                <w:b/>
              </w:rPr>
              <w:t xml:space="preserve">Applicants </w:t>
            </w:r>
            <w:r>
              <w:t xml:space="preserve">section lists all individuals that have been granted rights to travel either within the Super Sponsor or individual route.  </w:t>
            </w:r>
          </w:p>
          <w:p w:rsidR="003C2AE0" w:rsidRDefault="00C15C95" w14:paraId="625B8E26" w14:textId="77777777">
            <w:pPr>
              <w:spacing w:after="0"/>
            </w:pPr>
            <w:r>
              <w:t xml:space="preserve">The </w:t>
            </w:r>
            <w:r>
              <w:rPr>
                <w:b/>
              </w:rPr>
              <w:t xml:space="preserve">Households </w:t>
            </w:r>
            <w:r>
              <w:t xml:space="preserve">section lists all groups travelling together. A Household ID and a FAM ID are the same thing. </w:t>
            </w:r>
          </w:p>
          <w:p w:rsidR="003C2AE0" w:rsidRDefault="00C15C95" w14:paraId="625B8E27" w14:textId="77777777">
            <w:pPr>
              <w:spacing w:after="0"/>
            </w:pPr>
            <w:r>
              <w:t xml:space="preserve">The </w:t>
            </w:r>
            <w:r>
              <w:rPr>
                <w:b/>
              </w:rPr>
              <w:t xml:space="preserve">Sponsors </w:t>
            </w:r>
            <w:r>
              <w:t xml:space="preserve">section lists all individuals that have offered to house an individual or family from Ukraine through the Individual Sponsor Scheme. </w:t>
            </w:r>
          </w:p>
          <w:p w:rsidR="003C2AE0" w:rsidRDefault="00C15C95" w14:paraId="449A7182" w14:textId="1F4F998D">
            <w:pPr>
              <w:spacing w:after="0"/>
            </w:pPr>
            <w:r w:rsidR="00C15C95">
              <w:rPr/>
              <w:t xml:space="preserve">The </w:t>
            </w:r>
            <w:r w:rsidRPr="71D018AC" w:rsidR="00C15C95">
              <w:rPr>
                <w:b w:val="1"/>
                <w:bCs w:val="1"/>
              </w:rPr>
              <w:t>Sponsor Household</w:t>
            </w:r>
            <w:r w:rsidR="00C15C95">
              <w:rPr/>
              <w:t xml:space="preserve"> section details the individuals that are living in a sponsor's home at the time of application. </w:t>
            </w:r>
            <w:proofErr w:type="gramStart"/>
            <w:r w:rsidR="00C15C95">
              <w:rPr/>
              <w:t>i.e.</w:t>
            </w:r>
            <w:proofErr w:type="gramEnd"/>
            <w:r w:rsidR="00C15C95">
              <w:rPr/>
              <w:t xml:space="preserve"> the son/daughter of someone who has been accepted as a sponsor. </w:t>
            </w:r>
          </w:p>
          <w:p w:rsidR="003C2AE0" w:rsidP="71D018AC" w:rsidRDefault="00C15C95" w14:paraId="625B8E28" w14:textId="4B5552C6">
            <w:pPr>
              <w:pStyle w:val="Normal"/>
              <w:spacing w:after="0"/>
              <w:rPr>
                <w:highlight w:val="yellow"/>
              </w:rPr>
            </w:pPr>
            <w:r w:rsidRPr="71D018AC" w:rsidR="6F932D23">
              <w:rPr>
                <w:b w:val="1"/>
                <w:bCs w:val="1"/>
                <w:highlight w:val="yellow"/>
              </w:rPr>
              <w:t>The Seach Applicants...</w:t>
            </w:r>
            <w:r w:rsidRPr="71D018AC" w:rsidR="6F932D23">
              <w:rPr>
                <w:highlight w:val="yellow"/>
              </w:rPr>
              <w:t xml:space="preserve"> section enables you to search for a record to identify the record owner </w:t>
            </w:r>
            <w:proofErr w:type="gramStart"/>
            <w:r w:rsidRPr="71D018AC" w:rsidR="6F932D23">
              <w:rPr>
                <w:highlight w:val="yellow"/>
              </w:rPr>
              <w:t>I.e.</w:t>
            </w:r>
            <w:proofErr w:type="gramEnd"/>
            <w:r w:rsidRPr="71D018AC" w:rsidR="6F932D23">
              <w:rPr>
                <w:highlight w:val="yellow"/>
              </w:rPr>
              <w:t xml:space="preserve"> another local authority or cross border.</w:t>
            </w:r>
          </w:p>
        </w:tc>
      </w:tr>
    </w:tbl>
    <w:p w:rsidR="003C2AE0" w:rsidRDefault="00C15C95" w14:paraId="625B8E2A" w14:textId="77777777">
      <w:r>
        <w:rPr>
          <w:b/>
        </w:rPr>
        <w:t>Placements menu</w:t>
      </w:r>
      <w:r>
        <w:t xml:space="preserve"> </w:t>
      </w:r>
    </w:p>
    <w:tbl>
      <w:tblPr>
        <w:tblW w:w="9025"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trPr>
          <w:trHeight w:val="4650"/>
        </w:trPr>
        <w:tc>
          <w:tcPr>
            <w:tcW w:w="3907" w:type="dxa"/>
            <w:tcBorders>
              <w:top w:val="single" w:color="FFFFFF" w:sz="6" w:space="0"/>
              <w:left w:val="single" w:color="FFFFFF" w:sz="6" w:space="0"/>
              <w:bottom w:val="single" w:color="FFFFFF" w:sz="6" w:space="0"/>
              <w:right w:val="single" w:color="FFFFFF" w:sz="6" w:space="0"/>
            </w:tcBorders>
            <w:tcMar>
              <w:top w:w="0" w:type="dxa"/>
              <w:left w:w="0" w:type="dxa"/>
              <w:bottom w:w="0" w:type="dxa"/>
              <w:right w:w="0" w:type="dxa"/>
            </w:tcMar>
          </w:tcPr>
          <w:p w:rsidR="003C2AE0" w:rsidRDefault="00C15C95" w14:paraId="625B8E2B" w14:textId="77777777">
            <w:pPr>
              <w:spacing w:before="40"/>
              <w:ind w:left="-80"/>
            </w:pPr>
            <w:r>
              <w:rPr>
                <w:noProof/>
                <w:color w:val="2B579A"/>
                <w:shd w:val="clear" w:color="auto" w:fill="E6E6E6"/>
              </w:rPr>
              <w:drawing>
                <wp:inline distT="114300" distB="114300" distL="114300" distR="114300" wp14:anchorId="625B91B3" wp14:editId="625B91B4">
                  <wp:extent cx="2400300" cy="2705100"/>
                  <wp:effectExtent l="0" t="0" r="0" b="0"/>
                  <wp:docPr id="15" name="image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13"/>
                          <a:srcRect/>
                          <a:stretch>
                            <a:fillRect/>
                          </a:stretch>
                        </pic:blipFill>
                        <pic:spPr>
                          <a:xfrm>
                            <a:off x="0" y="0"/>
                            <a:ext cx="2400300" cy="2705100"/>
                          </a:xfrm>
                          <a:prstGeom prst="rect">
                            <a:avLst/>
                          </a:prstGeom>
                          <a:ln/>
                        </pic:spPr>
                      </pic:pic>
                    </a:graphicData>
                  </a:graphic>
                </wp:inline>
              </w:drawing>
            </w:r>
          </w:p>
          <w:p w:rsidR="003C2AE0" w:rsidRDefault="00C15C95" w14:paraId="625B8E2C" w14:textId="77777777">
            <w:pPr>
              <w:spacing w:before="40"/>
              <w:ind w:left="-80"/>
            </w:pPr>
            <w:r>
              <w:t xml:space="preserve"> </w:t>
            </w:r>
          </w:p>
        </w:tc>
        <w:tc>
          <w:tcPr>
            <w:tcW w:w="5118" w:type="dxa"/>
            <w:tcBorders>
              <w:top w:val="single" w:color="FFFFFF" w:sz="6" w:space="0"/>
              <w:left w:val="single" w:color="FFFFFF" w:sz="6" w:space="0"/>
              <w:bottom w:val="single" w:color="FFFFFF" w:sz="6" w:space="0"/>
              <w:right w:val="single" w:color="FFFFFF" w:sz="6" w:space="0"/>
            </w:tcBorders>
            <w:tcMar>
              <w:top w:w="0" w:type="dxa"/>
              <w:left w:w="0" w:type="dxa"/>
              <w:bottom w:w="0" w:type="dxa"/>
              <w:right w:w="0" w:type="dxa"/>
            </w:tcMar>
          </w:tcPr>
          <w:p w:rsidR="003C2AE0" w:rsidRDefault="00C15C95" w14:paraId="625B8E2D" w14:textId="77777777">
            <w:pPr>
              <w:spacing w:after="0"/>
            </w:pPr>
            <w:r>
              <w:t xml:space="preserve">The </w:t>
            </w:r>
            <w:r>
              <w:rPr>
                <w:b/>
              </w:rPr>
              <w:t xml:space="preserve">Applications </w:t>
            </w:r>
            <w:r>
              <w:t xml:space="preserve">section lists the applicants by application number.  </w:t>
            </w:r>
          </w:p>
          <w:p w:rsidR="003C2AE0" w:rsidRDefault="00C15C95" w14:paraId="625B8E2E" w14:textId="77777777">
            <w:pPr>
              <w:spacing w:after="0"/>
            </w:pPr>
            <w:r>
              <w:t xml:space="preserve">The </w:t>
            </w:r>
            <w:r>
              <w:rPr>
                <w:b/>
              </w:rPr>
              <w:t>Housing Needs</w:t>
            </w:r>
            <w:r>
              <w:t xml:space="preserve"> section summarises the housing needs of an individual. </w:t>
            </w:r>
          </w:p>
          <w:p w:rsidR="003C2AE0" w:rsidRDefault="00C15C95" w14:paraId="625B8E2F" w14:textId="77777777">
            <w:pPr>
              <w:spacing w:after="0"/>
            </w:pPr>
            <w:r>
              <w:t xml:space="preserve">The </w:t>
            </w:r>
            <w:r>
              <w:rPr>
                <w:b/>
              </w:rPr>
              <w:t xml:space="preserve">Accommodations </w:t>
            </w:r>
            <w:r>
              <w:t xml:space="preserve">section is a list of all the Welcome Centres and Temporary Accommodations for the Super Sponsor route.  </w:t>
            </w:r>
          </w:p>
          <w:p w:rsidR="003C2AE0" w:rsidRDefault="00C15C95" w14:paraId="625B8E30" w14:textId="77777777">
            <w:pPr>
              <w:spacing w:after="0"/>
            </w:pPr>
            <w:r>
              <w:t xml:space="preserve">The </w:t>
            </w:r>
            <w:r>
              <w:rPr>
                <w:b/>
              </w:rPr>
              <w:t>Host Addresses</w:t>
            </w:r>
            <w:r>
              <w:t xml:space="preserve"> section shows data on all addresses of properties offered to house individuals through the Homes for Ukraine Individual Route scheme.  </w:t>
            </w:r>
          </w:p>
          <w:p w:rsidR="003C2AE0" w:rsidRDefault="00C15C95" w14:paraId="625B8E31" w14:textId="77777777">
            <w:pPr>
              <w:spacing w:after="0"/>
            </w:pPr>
            <w:r>
              <w:t xml:space="preserve">The </w:t>
            </w:r>
            <w:r>
              <w:rPr>
                <w:b/>
              </w:rPr>
              <w:t>Placement Tracking</w:t>
            </w:r>
            <w:r>
              <w:t xml:space="preserve"> section lists all of the placements that have been entered on the system. </w:t>
            </w:r>
          </w:p>
        </w:tc>
      </w:tr>
    </w:tbl>
    <w:p w:rsidR="003C2AE0" w:rsidRDefault="00C15C95" w14:paraId="625B8E33" w14:textId="77777777">
      <w:pPr>
        <w:rPr>
          <w:sz w:val="32"/>
          <w:szCs w:val="32"/>
        </w:rPr>
      </w:pPr>
      <w:r>
        <w:rPr>
          <w:sz w:val="32"/>
          <w:szCs w:val="32"/>
        </w:rPr>
        <w:t xml:space="preserve"> </w:t>
      </w:r>
    </w:p>
    <w:p w:rsidR="003C2AE0" w:rsidRDefault="3AFE5C85" w14:paraId="625B8E34" w14:textId="77777777">
      <w:pPr>
        <w:pStyle w:val="Heading2"/>
        <w:pageBreakBefore/>
        <w:spacing w:line="291" w:lineRule="auto"/>
      </w:pPr>
      <w:bookmarkStart w:name="_Toc1208271234" w:id="1978196121"/>
      <w:r w:rsidR="3AFE5C85">
        <w:rPr/>
        <w:t>Navigation</w:t>
      </w:r>
      <w:r w:rsidR="3AFE5C85">
        <w:rPr/>
        <w:t xml:space="preserve"> </w:t>
      </w:r>
      <w:bookmarkEnd w:id="1978196121"/>
    </w:p>
    <w:p w:rsidR="003C2AE0" w:rsidRDefault="00C15C95" w14:paraId="625B8E35" w14:textId="77777777">
      <w:r>
        <w:t xml:space="preserve">Hovering over each icon will give you a tooltip label, but below is a summary of navigation menus, as well as some of the tools you will need to use the system. </w:t>
      </w:r>
    </w:p>
    <w:p w:rsidR="003C2AE0" w:rsidRDefault="3AFE5C85" w14:paraId="625B8E36" w14:textId="77777777">
      <w:pPr>
        <w:pStyle w:val="Heading3"/>
        <w:spacing w:line="291" w:lineRule="auto"/>
      </w:pPr>
      <w:bookmarkStart w:name="_Toc86295410" w:id="1547226458"/>
      <w:r w:rsidR="3AFE5C85">
        <w:rPr/>
        <w:t>Main navigation panel</w:t>
      </w:r>
      <w:bookmarkEnd w:id="1547226458"/>
    </w:p>
    <w:p w:rsidR="003C2AE0" w:rsidRDefault="00C15C95" w14:paraId="625B8E37" w14:textId="77777777">
      <w:r>
        <w:t xml:space="preserve">From the main navigation panel, you can access the different system sections. </w:t>
      </w:r>
    </w:p>
    <w:p w:rsidR="003C2AE0" w:rsidRDefault="00C15C95" w14:paraId="625B8E38" w14:textId="77777777">
      <w:r>
        <w:rPr>
          <w:noProof/>
          <w:color w:val="2B579A"/>
          <w:shd w:val="clear" w:color="auto" w:fill="E6E6E6"/>
        </w:rPr>
        <w:drawing>
          <wp:inline distT="114300" distB="114300" distL="114300" distR="114300" wp14:anchorId="625B91B5" wp14:editId="625B91B6">
            <wp:extent cx="5731200" cy="533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533400"/>
                    </a:xfrm>
                    <a:prstGeom prst="rect">
                      <a:avLst/>
                    </a:prstGeom>
                    <a:ln/>
                  </pic:spPr>
                </pic:pic>
              </a:graphicData>
            </a:graphic>
          </wp:inline>
        </w:drawing>
      </w:r>
    </w:p>
    <w:p w:rsidR="003C2AE0" w:rsidRDefault="3AFE5C85" w14:paraId="625B8E3A" w14:textId="77777777">
      <w:pPr>
        <w:pStyle w:val="Heading3"/>
      </w:pPr>
      <w:bookmarkStart w:name="_Navigation_Buttons" w:id="10"/>
      <w:bookmarkEnd w:id="10"/>
      <w:bookmarkStart w:name="_Toc1392934164" w:id="1277452422"/>
      <w:r w:rsidR="3AFE5C85">
        <w:rPr/>
        <w:t>Navigation Buttons</w:t>
      </w:r>
      <w:bookmarkEnd w:id="1277452422"/>
    </w:p>
    <w:tbl>
      <w:tblPr>
        <w:tblW w:w="9025" w:type="dxa"/>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rsidTr="1ACB620F" w14:paraId="625B8E3D" w14:textId="77777777">
        <w:trPr>
          <w:trHeight w:val="300"/>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P="1ACB620F" w:rsidRDefault="3AFE5C85" w14:paraId="625B8E3B" w14:textId="77777777">
            <w:pPr>
              <w:spacing w:before="40"/>
              <w:jc w:val="center"/>
              <w:rPr>
                <w:b/>
                <w:bCs/>
              </w:rPr>
            </w:pPr>
            <w:r w:rsidRPr="1ACB620F">
              <w:rPr>
                <w:b/>
                <w:bCs/>
              </w:rPr>
              <w:t xml:space="preserve">Button </w:t>
            </w:r>
          </w:p>
        </w:tc>
        <w:tc>
          <w:tcPr>
            <w:tcW w:w="73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3C" w14:textId="77777777">
            <w:pPr>
              <w:spacing w:before="40"/>
              <w:ind w:left="-80" w:firstLine="80"/>
              <w:rPr>
                <w:b/>
              </w:rPr>
            </w:pPr>
            <w:r>
              <w:rPr>
                <w:b/>
              </w:rPr>
              <w:t xml:space="preserve">Purpose </w:t>
            </w:r>
          </w:p>
        </w:tc>
      </w:tr>
      <w:tr w:rsidR="003C2AE0" w:rsidTr="1ACB620F" w14:paraId="625B8E41" w14:textId="77777777">
        <w:trPr>
          <w:trHeight w:val="645"/>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P="1ACB620F" w:rsidRDefault="00C15C95" w14:paraId="625B8E3E" w14:textId="77777777">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30200" cy="342900"/>
                          </a:xfrm>
                          <a:prstGeom prst="rect">
                            <a:avLst/>
                          </a:prstGeom>
                          <a:ln/>
                        </pic:spPr>
                      </pic:pic>
                    </a:graphicData>
                  </a:graphic>
                </wp:inline>
              </w:drawing>
            </w:r>
          </w:p>
        </w:tc>
        <w:tc>
          <w:tcPr>
            <w:tcW w:w="73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3F" w14:textId="77777777">
            <w:pPr>
              <w:spacing w:before="40"/>
              <w:ind w:left="-80" w:firstLine="80"/>
              <w:rPr>
                <w:b/>
              </w:rPr>
            </w:pPr>
            <w:r>
              <w:rPr>
                <w:b/>
              </w:rPr>
              <w:t>Go Back</w:t>
            </w:r>
          </w:p>
          <w:p w:rsidR="003C2AE0" w:rsidRDefault="00C15C95" w14:paraId="625B8E40" w14:textId="77777777">
            <w:pPr>
              <w:spacing w:before="40"/>
              <w:ind w:left="-80" w:firstLine="80"/>
            </w:pPr>
            <w:r>
              <w:t xml:space="preserve">To return to the previous screen or tab. </w:t>
            </w:r>
          </w:p>
        </w:tc>
      </w:tr>
      <w:tr w:rsidR="003C2AE0" w:rsidTr="1ACB620F" w14:paraId="625B8E45" w14:textId="77777777">
        <w:trPr>
          <w:trHeight w:val="630"/>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P="1ACB620F" w:rsidRDefault="00C15C95" w14:paraId="625B8E42" w14:textId="77777777">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6"/>
                          <a:srcRect/>
                          <a:stretch>
                            <a:fillRect/>
                          </a:stretch>
                        </pic:blipFill>
                        <pic:spPr>
                          <a:xfrm>
                            <a:off x="0" y="0"/>
                            <a:ext cx="685800" cy="355600"/>
                          </a:xfrm>
                          <a:prstGeom prst="rect">
                            <a:avLst/>
                          </a:prstGeom>
                          <a:ln/>
                        </pic:spPr>
                      </pic:pic>
                    </a:graphicData>
                  </a:graphic>
                </wp:inline>
              </w:drawing>
            </w:r>
          </w:p>
        </w:tc>
        <w:tc>
          <w:tcPr>
            <w:tcW w:w="73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43" w14:textId="77777777">
            <w:pPr>
              <w:spacing w:before="40"/>
              <w:ind w:left="-80" w:firstLine="80"/>
              <w:rPr>
                <w:b/>
              </w:rPr>
            </w:pPr>
            <w:r>
              <w:rPr>
                <w:b/>
              </w:rPr>
              <w:t>Save</w:t>
            </w:r>
          </w:p>
          <w:p w:rsidR="003C2AE0" w:rsidRDefault="00C15C95" w14:paraId="625B8E44" w14:textId="77777777">
            <w:pPr>
              <w:spacing w:before="40"/>
              <w:ind w:left="-80" w:firstLine="80"/>
            </w:pPr>
            <w:r>
              <w:t xml:space="preserve">To save the current record. </w:t>
            </w:r>
          </w:p>
        </w:tc>
      </w:tr>
      <w:tr w:rsidR="003C2AE0" w:rsidTr="1ACB620F" w14:paraId="625B8E49" w14:textId="77777777">
        <w:trPr>
          <w:trHeight w:val="855"/>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P="1ACB620F" w:rsidRDefault="00C15C95" w14:paraId="625B8E46" w14:textId="77777777">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7"/>
                          <a:srcRect/>
                          <a:stretch>
                            <a:fillRect/>
                          </a:stretch>
                        </pic:blipFill>
                        <pic:spPr>
                          <a:xfrm>
                            <a:off x="0" y="0"/>
                            <a:ext cx="1003300" cy="292100"/>
                          </a:xfrm>
                          <a:prstGeom prst="rect">
                            <a:avLst/>
                          </a:prstGeom>
                          <a:ln/>
                        </pic:spPr>
                      </pic:pic>
                    </a:graphicData>
                  </a:graphic>
                </wp:inline>
              </w:drawing>
            </w:r>
          </w:p>
        </w:tc>
        <w:tc>
          <w:tcPr>
            <w:tcW w:w="73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47" w14:textId="77777777">
            <w:pPr>
              <w:spacing w:before="40"/>
              <w:ind w:left="-80" w:firstLine="80"/>
              <w:rPr>
                <w:b/>
              </w:rPr>
            </w:pPr>
            <w:r>
              <w:rPr>
                <w:b/>
              </w:rPr>
              <w:t>Save &amp; Close</w:t>
            </w:r>
          </w:p>
          <w:p w:rsidR="003C2AE0" w:rsidRDefault="00C15C95" w14:paraId="625B8E48" w14:textId="77777777">
            <w:pPr>
              <w:spacing w:before="40"/>
              <w:ind w:left="-80" w:firstLine="80"/>
            </w:pPr>
            <w:r>
              <w:t xml:space="preserve">To save the current record and return to the previous screen or tab. </w:t>
            </w:r>
          </w:p>
        </w:tc>
      </w:tr>
      <w:tr w:rsidR="003C2AE0" w:rsidTr="1ACB620F" w14:paraId="625B8E4D" w14:textId="77777777">
        <w:trPr>
          <w:trHeight w:val="600"/>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P="1ACB620F" w:rsidRDefault="00C15C95" w14:paraId="625B8E4A" w14:textId="77777777">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723900" cy="254000"/>
                          </a:xfrm>
                          <a:prstGeom prst="rect">
                            <a:avLst/>
                          </a:prstGeom>
                          <a:ln/>
                        </pic:spPr>
                      </pic:pic>
                    </a:graphicData>
                  </a:graphic>
                </wp:inline>
              </w:drawing>
            </w:r>
          </w:p>
        </w:tc>
        <w:tc>
          <w:tcPr>
            <w:tcW w:w="73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4B" w14:textId="77777777">
            <w:pPr>
              <w:spacing w:before="40"/>
              <w:ind w:left="-80" w:firstLine="80"/>
              <w:rPr>
                <w:b/>
              </w:rPr>
            </w:pPr>
            <w:r>
              <w:rPr>
                <w:b/>
              </w:rPr>
              <w:t>Refresh</w:t>
            </w:r>
          </w:p>
          <w:p w:rsidR="003C2AE0" w:rsidRDefault="00C15C95" w14:paraId="625B8E4C" w14:textId="77777777">
            <w:pPr>
              <w:spacing w:before="40"/>
              <w:ind w:left="-80" w:firstLine="80"/>
            </w:pPr>
            <w:r>
              <w:t xml:space="preserve">To refresh the current screen or record. </w:t>
            </w:r>
          </w:p>
        </w:tc>
      </w:tr>
      <w:tr w:rsidR="003C2AE0" w:rsidTr="1ACB620F" w14:paraId="625B8E51" w14:textId="77777777">
        <w:trPr>
          <w:trHeight w:val="810"/>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P="1ACB620F" w:rsidRDefault="00C15C95" w14:paraId="625B8E4E" w14:textId="77777777">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965200" cy="266700"/>
                          </a:xfrm>
                          <a:prstGeom prst="rect">
                            <a:avLst/>
                          </a:prstGeom>
                          <a:ln/>
                        </pic:spPr>
                      </pic:pic>
                    </a:graphicData>
                  </a:graphic>
                </wp:inline>
              </w:drawing>
            </w:r>
          </w:p>
        </w:tc>
        <w:tc>
          <w:tcPr>
            <w:tcW w:w="73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4F" w14:textId="77777777">
            <w:pPr>
              <w:spacing w:before="40"/>
              <w:ind w:left="-80" w:firstLine="80"/>
              <w:rPr>
                <w:b/>
              </w:rPr>
            </w:pPr>
            <w:r>
              <w:rPr>
                <w:b/>
              </w:rPr>
              <w:t>Export to Excel</w:t>
            </w:r>
          </w:p>
          <w:p w:rsidR="003C2AE0" w:rsidRDefault="00C15C95" w14:paraId="625B8E50" w14:textId="77777777">
            <w:pPr>
              <w:spacing w:before="40"/>
              <w:ind w:left="-80" w:firstLine="80"/>
            </w:pPr>
            <w:r>
              <w:t xml:space="preserve">To export the current view, based on the columns available. </w:t>
            </w:r>
          </w:p>
        </w:tc>
      </w:tr>
      <w:tr w:rsidR="2A5EC7DA" w:rsidTr="1ACB620F" w14:paraId="4ECE8D63" w14:textId="77777777">
        <w:trPr>
          <w:trHeight w:val="810"/>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6602ED85" w:rsidP="1ACB620F" w:rsidRDefault="532F9B25" w14:paraId="3CA920FE" w14:textId="0C97F1DE">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1B9F69FF" w:rsidP="2A5EC7DA" w:rsidRDefault="1B9F69FF" w14:paraId="114D8153" w14:textId="38D4A1EF">
            <w:pPr>
              <w:rPr>
                <w:b/>
                <w:bCs/>
                <w:highlight w:val="yellow"/>
              </w:rPr>
            </w:pPr>
            <w:r w:rsidRPr="2A5EC7DA">
              <w:rPr>
                <w:b/>
                <w:bCs/>
                <w:highlight w:val="yellow"/>
              </w:rPr>
              <w:t>Help</w:t>
            </w:r>
            <w:r>
              <w:br/>
            </w:r>
            <w:r w:rsidRPr="2A5EC7DA" w:rsidR="336F1E5C">
              <w:rPr>
                <w:highlight w:val="yellow"/>
              </w:rPr>
              <w:t>Will take you straight to the Ukraine Data Platform User</w:t>
            </w:r>
            <w:r w:rsidRPr="2A5EC7DA" w:rsidR="6BFDBBE0">
              <w:rPr>
                <w:highlight w:val="yellow"/>
              </w:rPr>
              <w:t xml:space="preserve"> Documentation and</w:t>
            </w:r>
            <w:r w:rsidRPr="2A5EC7DA" w:rsidR="336F1E5C">
              <w:rPr>
                <w:highlight w:val="yellow"/>
              </w:rPr>
              <w:t xml:space="preserve"> Information </w:t>
            </w:r>
            <w:r w:rsidRPr="2A5EC7DA" w:rsidR="1A66EA20">
              <w:rPr>
                <w:highlight w:val="yellow"/>
              </w:rPr>
              <w:t>Hub.</w:t>
            </w:r>
            <w:r w:rsidR="336F1E5C">
              <w:t xml:space="preserve"> </w:t>
            </w:r>
          </w:p>
        </w:tc>
      </w:tr>
    </w:tbl>
    <w:p w:rsidR="003C2AE0" w:rsidRDefault="003C2AE0" w14:paraId="625B8E52" w14:textId="77777777">
      <w:pPr>
        <w:rPr>
          <w:sz w:val="28"/>
          <w:szCs w:val="28"/>
        </w:rPr>
      </w:pPr>
    </w:p>
    <w:p w:rsidR="003C2AE0" w:rsidRDefault="3AFE5C85" w14:paraId="625B8E53" w14:textId="77777777">
      <w:pPr>
        <w:pStyle w:val="Heading2"/>
        <w:pageBreakBefore/>
        <w:spacing w:line="291" w:lineRule="auto"/>
      </w:pPr>
      <w:bookmarkStart w:name="_Toc1844531941" w:id="1402780644"/>
      <w:r w:rsidR="3AFE5C85">
        <w:rPr/>
        <w:t>System Views</w:t>
      </w:r>
      <w:r w:rsidR="3AFE5C85">
        <w:rPr/>
        <w:t xml:space="preserve"> </w:t>
      </w:r>
      <w:bookmarkEnd w:id="1402780644"/>
    </w:p>
    <w:p w:rsidR="003C2AE0" w:rsidRDefault="00C15C95" w14:paraId="625B8E54" w14:textId="5DAE41C6">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rsidR="003C2AE0" w:rsidRDefault="00C15C95" w14:paraId="625B8E55" w14:textId="77777777">
      <w:pPr>
        <w:spacing w:after="0" w:line="289" w:lineRule="auto"/>
      </w:pPr>
      <w:r>
        <w:t xml:space="preserve"> </w:t>
      </w:r>
    </w:p>
    <w:p w:rsidR="003C2AE0" w:rsidRDefault="00C15C95" w14:paraId="625B8E56" w14:textId="77777777">
      <w:r>
        <w:t xml:space="preserve">Some system views have already been created which will be a helpful starting point. </w:t>
      </w:r>
    </w:p>
    <w:p w:rsidR="003C2AE0" w:rsidRDefault="00C15C95" w14:paraId="625B8E57" w14:textId="77777777">
      <w:pPr>
        <w:spacing w:line="289" w:lineRule="auto"/>
      </w:pPr>
      <w:r>
        <w:t xml:space="preserve"> </w:t>
      </w:r>
    </w:p>
    <w:p w:rsidR="003C2AE0" w:rsidRDefault="00C15C95" w14:paraId="625B8E58" w14:textId="77777777">
      <w:r>
        <w:rPr>
          <w:noProof/>
          <w:color w:val="2B579A"/>
          <w:shd w:val="clear" w:color="auto" w:fill="E6E6E6"/>
        </w:rPr>
        <w:drawing>
          <wp:inline distT="114300" distB="114300" distL="114300" distR="114300" wp14:anchorId="625B91C1" wp14:editId="625B91C2">
            <wp:extent cx="5130800" cy="2501900"/>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5130800" cy="2501900"/>
                    </a:xfrm>
                    <a:prstGeom prst="rect">
                      <a:avLst/>
                    </a:prstGeom>
                    <a:ln/>
                  </pic:spPr>
                </pic:pic>
              </a:graphicData>
            </a:graphic>
          </wp:inline>
        </w:drawing>
      </w:r>
    </w:p>
    <w:p w:rsidR="003C2AE0" w:rsidRDefault="00C15C95" w14:paraId="625B8E59" w14:textId="77777777">
      <w:r>
        <w:t xml:space="preserve"> </w:t>
      </w:r>
    </w:p>
    <w:p w:rsidR="003C2AE0" w:rsidRDefault="00C15C95" w14:paraId="625B8E5A" w14:textId="77777777">
      <w:pPr>
        <w:rPr>
          <w:sz w:val="28"/>
          <w:szCs w:val="28"/>
        </w:rPr>
      </w:pPr>
      <w:r>
        <w:rPr>
          <w:b/>
          <w:sz w:val="28"/>
          <w:szCs w:val="28"/>
        </w:rPr>
        <w:t xml:space="preserve">Filters </w:t>
      </w:r>
      <w:r>
        <w:rPr>
          <w:sz w:val="28"/>
          <w:szCs w:val="28"/>
        </w:rPr>
        <w:t xml:space="preserve"> </w:t>
      </w:r>
    </w:p>
    <w:p w:rsidR="003C2AE0" w:rsidRDefault="00C15C95" w14:paraId="625B8E5B" w14:textId="77777777">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863600" cy="317500"/>
                    </a:xfrm>
                    <a:prstGeom prst="rect">
                      <a:avLst/>
                    </a:prstGeom>
                    <a:ln/>
                  </pic:spPr>
                </pic:pic>
              </a:graphicData>
            </a:graphic>
          </wp:inline>
        </w:drawing>
      </w:r>
    </w:p>
    <w:p w:rsidR="003C2AE0" w:rsidRDefault="00C15C95" w14:paraId="625B8E5C" w14:textId="229A980F">
      <w:r>
        <w:t>You can read more in-depth guidance on filtering under the</w:t>
      </w:r>
      <w:hyperlink w:anchor="_Editing_filters">
        <w:r>
          <w:rPr>
            <w:color w:val="1155CC"/>
            <w:u w:val="single"/>
          </w:rPr>
          <w:t xml:space="preserve"> Editing filters section of this guide</w:t>
        </w:r>
      </w:hyperlink>
      <w:r>
        <w:t xml:space="preserve">. </w:t>
      </w:r>
    </w:p>
    <w:p w:rsidR="003C2AE0" w:rsidRDefault="00C15C95" w14:paraId="625B8E5D" w14:textId="77777777">
      <w:r>
        <w:t xml:space="preserve"> </w:t>
      </w:r>
    </w:p>
    <w:p w:rsidR="003C2AE0" w:rsidRDefault="00C15C95" w14:paraId="625B8E5E" w14:textId="77777777">
      <w:pPr>
        <w:spacing w:line="305" w:lineRule="auto"/>
        <w:rPr>
          <w:sz w:val="28"/>
          <w:szCs w:val="28"/>
        </w:rPr>
      </w:pPr>
      <w:r>
        <w:rPr>
          <w:b/>
          <w:sz w:val="28"/>
          <w:szCs w:val="28"/>
        </w:rPr>
        <w:t xml:space="preserve">Columns </w:t>
      </w:r>
    </w:p>
    <w:p w:rsidR="003C2AE0" w:rsidRDefault="00C15C95" w14:paraId="625B8E5F" w14:textId="77777777">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939800" cy="266700"/>
                    </a:xfrm>
                    <a:prstGeom prst="rect">
                      <a:avLst/>
                    </a:prstGeom>
                    <a:ln/>
                  </pic:spPr>
                </pic:pic>
              </a:graphicData>
            </a:graphic>
          </wp:inline>
        </w:drawing>
      </w:r>
    </w:p>
    <w:p w:rsidR="003C2AE0" w:rsidRDefault="00C15C95" w14:paraId="625B8E60" w14:textId="412EA15E">
      <w:pPr>
        <w:rPr>
          <w:sz w:val="32"/>
          <w:szCs w:val="32"/>
        </w:rPr>
      </w:pPr>
      <w:r w:rsidR="00C15C95">
        <w:rPr/>
        <w:t xml:space="preserve">You can read more about adding, moving and removing columns under the </w:t>
      </w:r>
      <w:hyperlink w:anchor="_Editing_columns">
        <w:r w:rsidRPr="7F97ACB4" w:rsidR="00C15C95">
          <w:rPr>
            <w:color w:val="1155CC"/>
            <w:u w:val="single"/>
          </w:rPr>
          <w:t>Editing columns section of this guide</w:t>
        </w:r>
      </w:hyperlink>
      <w:r w:rsidR="00C15C95">
        <w:rPr/>
        <w:t>.</w:t>
      </w:r>
    </w:p>
    <w:p w:rsidR="7F97ACB4" w:rsidP="7F97ACB4" w:rsidRDefault="7F97ACB4" w14:paraId="42B8607E" w14:textId="5BCF2F59">
      <w:pPr>
        <w:pStyle w:val="Heading1"/>
        <w:spacing w:after="200"/>
      </w:pPr>
    </w:p>
    <w:p w:rsidR="003C2AE0" w:rsidRDefault="3AFE5C85" w14:paraId="625B8E61" w14:textId="77777777">
      <w:pPr>
        <w:pStyle w:val="Heading1"/>
        <w:pageBreakBefore/>
        <w:spacing w:after="200"/>
      </w:pPr>
      <w:bookmarkStart w:name="_Toc891605015" w:id="2068542779"/>
      <w:r w:rsidR="3AFE5C85">
        <w:rPr/>
        <w:t>Individual records</w:t>
      </w:r>
      <w:r w:rsidR="3AFE5C85">
        <w:rPr/>
        <w:t xml:space="preserve"> </w:t>
      </w:r>
      <w:bookmarkEnd w:id="2068542779"/>
    </w:p>
    <w:p w:rsidR="003C2AE0" w:rsidRDefault="3AFE5C85" w14:paraId="625B8E62" w14:textId="77777777">
      <w:pPr>
        <w:pStyle w:val="Heading2"/>
      </w:pPr>
      <w:bookmarkStart w:name="_Applicant" w:id="14"/>
      <w:bookmarkEnd w:id="14"/>
      <w:bookmarkStart w:name="_Toc1166525976" w:id="1468681170"/>
      <w:r w:rsidR="3AFE5C85">
        <w:rPr/>
        <w:t>Applicant</w:t>
      </w:r>
      <w:r w:rsidR="3AFE5C85">
        <w:rPr/>
        <w:t xml:space="preserve"> </w:t>
      </w:r>
      <w:bookmarkEnd w:id="1468681170"/>
    </w:p>
    <w:p w:rsidR="003C2AE0" w:rsidRDefault="00C15C95" w14:paraId="625B8E63" w14:textId="77777777">
      <w:r>
        <w:t xml:space="preserve">Each applicant has their own record on the system which captures information relating to their application and journey to sanctuary in Wales.  </w:t>
      </w:r>
    </w:p>
    <w:p w:rsidR="003C2AE0" w:rsidRDefault="00C15C95" w14:paraId="625B8E64" w14:textId="77777777">
      <w:r>
        <w:t xml:space="preserve">To access an individual applicant record: </w:t>
      </w:r>
    </w:p>
    <w:p w:rsidR="003C2AE0" w:rsidRDefault="00FF3BD7" w14:paraId="625B8E65" w14:textId="5A5014BD">
      <w:pPr>
        <w:numPr>
          <w:ilvl w:val="0"/>
          <w:numId w:val="49"/>
        </w:numPr>
        <w:ind w:left="1080"/>
        <w:rPr/>
      </w:pPr>
      <w:hyperlink w:anchor="_Menus">
        <w:r w:rsidRPr="71D018AC" w:rsidR="00C15C95">
          <w:rPr>
            <w:color w:val="1155CC"/>
            <w:u w:val="single"/>
          </w:rPr>
          <w:t>Applicants section</w:t>
        </w:r>
      </w:hyperlink>
      <w:r w:rsidR="00C15C95">
        <w:rPr/>
        <w:t xml:space="preserve">, double-click on the applicant’s name. This will open a new screen, titled with the applicant’s name. You can then see different overviews for the individual by clicking through the various tabs. </w:t>
      </w:r>
    </w:p>
    <w:p w:rsidR="003C2AE0" w:rsidP="71D018AC" w:rsidRDefault="00C15C95" w14:paraId="625B8E66" w14:textId="13A6ACE3">
      <w:pPr>
        <w:pStyle w:val="Normal"/>
      </w:pPr>
      <w:commentRangeStart w:id="1066460656"/>
      <w:r w:rsidR="43571982">
        <w:drawing>
          <wp:inline wp14:editId="71C41555" wp14:anchorId="1551B793">
            <wp:extent cx="6231448" cy="765949"/>
            <wp:effectExtent l="0" t="0" r="0" b="0"/>
            <wp:docPr id="1236691042" name="" descr="Images shows the tabs on the applicant screen. These are &#10;Summary&#10;Personal Details&#10;Case Notes and Activities&#10;Placement Trackings&#10;Health Board Info&#10;Related which drops down to audit history" title="Applicant Tabs"/>
            <wp:cNvGraphicFramePr>
              <a:graphicFrameLocks noChangeAspect="1"/>
            </wp:cNvGraphicFramePr>
            <a:graphic>
              <a:graphicData uri="http://schemas.openxmlformats.org/drawingml/2006/picture">
                <pic:pic>
                  <pic:nvPicPr>
                    <pic:cNvPr id="0" name=""/>
                    <pic:cNvPicPr/>
                  </pic:nvPicPr>
                  <pic:blipFill>
                    <a:blip r:embed="R0bdec4ab384f4e85">
                      <a:extLst>
                        <a:ext xmlns:a="http://schemas.openxmlformats.org/drawingml/2006/main" uri="{28A0092B-C50C-407E-A947-70E740481C1C}">
                          <a14:useLocalDpi val="0"/>
                        </a:ext>
                      </a:extLst>
                    </a:blip>
                    <a:stretch>
                      <a:fillRect/>
                    </a:stretch>
                  </pic:blipFill>
                  <pic:spPr>
                    <a:xfrm>
                      <a:off x="0" y="0"/>
                      <a:ext cx="6231448" cy="765949"/>
                    </a:xfrm>
                    <a:prstGeom prst="rect">
                      <a:avLst/>
                    </a:prstGeom>
                  </pic:spPr>
                </pic:pic>
              </a:graphicData>
            </a:graphic>
          </wp:inline>
        </w:drawing>
      </w:r>
      <w:commentRangeEnd w:id="1066460656"/>
      <w:r>
        <w:rPr>
          <w:rStyle w:val="CommentReference"/>
        </w:rPr>
        <w:commentReference w:id="1066460656"/>
      </w:r>
    </w:p>
    <w:tbl>
      <w:tblPr>
        <w:tblW w:w="9025" w:type="dxa"/>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rsidTr="71D018AC" w14:paraId="625B8E69" w14:textId="77777777">
        <w:trPr>
          <w:trHeight w:val="300"/>
        </w:trPr>
        <w:tc>
          <w:tcPr>
            <w:tcW w:w="17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67" w14:textId="77777777">
            <w:pPr>
              <w:spacing w:before="40"/>
              <w:rPr>
                <w:b/>
              </w:rPr>
            </w:pPr>
            <w:r>
              <w:rPr>
                <w:b/>
              </w:rPr>
              <w:t xml:space="preserve">Tab Name </w:t>
            </w:r>
          </w:p>
        </w:tc>
        <w:tc>
          <w:tcPr>
            <w:tcW w:w="723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68" w14:textId="77777777">
            <w:pPr>
              <w:spacing w:before="40"/>
              <w:rPr>
                <w:b/>
              </w:rPr>
            </w:pPr>
            <w:r>
              <w:rPr>
                <w:b/>
              </w:rPr>
              <w:t xml:space="preserve">Summary of Tab </w:t>
            </w:r>
          </w:p>
        </w:tc>
      </w:tr>
      <w:tr w:rsidR="003C2AE0" w:rsidTr="71D018AC" w14:paraId="625B8E73" w14:textId="77777777">
        <w:trPr>
          <w:trHeight w:val="4065"/>
        </w:trPr>
        <w:tc>
          <w:tcPr>
            <w:tcW w:w="17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6A" w14:textId="77777777">
            <w:pPr>
              <w:spacing w:before="40"/>
              <w:rPr>
                <w:b/>
              </w:rPr>
            </w:pPr>
            <w:r>
              <w:rPr>
                <w:b/>
              </w:rPr>
              <w:t xml:space="preserve">Summary </w:t>
            </w:r>
          </w:p>
        </w:tc>
        <w:tc>
          <w:tcPr>
            <w:tcW w:w="723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6B" w14:textId="77777777">
            <w:r>
              <w:t xml:space="preserve">Provides an overview of the individual record. </w:t>
            </w:r>
          </w:p>
          <w:p w:rsidR="003C2AE0" w:rsidRDefault="00C15C95" w14:paraId="625B8E6C" w14:textId="77777777">
            <w:r>
              <w:t xml:space="preserve">The Person Information section includes: </w:t>
            </w:r>
          </w:p>
          <w:p w:rsidR="003C2AE0" w:rsidRDefault="00C15C95" w14:paraId="625B8E6D" w14:textId="77777777">
            <w:pPr>
              <w:numPr>
                <w:ilvl w:val="0"/>
                <w:numId w:val="52"/>
              </w:numPr>
              <w:ind w:left="1080"/>
            </w:pPr>
            <w:r>
              <w:t xml:space="preserve">whether this person is their household’s </w:t>
            </w:r>
            <w:r>
              <w:rPr>
                <w:b/>
              </w:rPr>
              <w:t>lead applicant</w:t>
            </w:r>
            <w:r>
              <w:t xml:space="preserve"> (usually an adult or English speaker in the group for communication purposes) </w:t>
            </w:r>
          </w:p>
          <w:p w:rsidR="003C2AE0" w:rsidRDefault="00C15C95" w14:paraId="625B8E6E" w14:textId="77777777">
            <w:pPr>
              <w:numPr>
                <w:ilvl w:val="0"/>
                <w:numId w:val="52"/>
              </w:numPr>
              <w:ind w:left="1080"/>
            </w:pPr>
            <w:r>
              <w:t xml:space="preserve">the individual’s </w:t>
            </w:r>
            <w:r>
              <w:rPr>
                <w:b/>
              </w:rPr>
              <w:t xml:space="preserve">relationship </w:t>
            </w:r>
            <w:r>
              <w:t xml:space="preserve">to the lead applicant (if not lead applicant) </w:t>
            </w:r>
          </w:p>
          <w:p w:rsidR="003C2AE0" w:rsidRDefault="00C15C95" w14:paraId="625B8E6F" w14:textId="77777777">
            <w:pPr>
              <w:numPr>
                <w:ilvl w:val="0"/>
                <w:numId w:val="52"/>
              </w:numPr>
              <w:ind w:left="1080"/>
            </w:pPr>
            <w:r>
              <w:t xml:space="preserve">their </w:t>
            </w:r>
            <w:r>
              <w:rPr>
                <w:b/>
              </w:rPr>
              <w:t>sponsor scheme</w:t>
            </w:r>
            <w:r>
              <w:t xml:space="preserve"> and</w:t>
            </w:r>
            <w:r>
              <w:rPr>
                <w:b/>
              </w:rPr>
              <w:t xml:space="preserve"> journey status</w:t>
            </w:r>
            <w:r>
              <w:t xml:space="preserve">  </w:t>
            </w:r>
          </w:p>
          <w:p w:rsidR="003C2AE0" w:rsidRDefault="00C15C95" w14:paraId="625B8E70" w14:textId="77777777">
            <w:pPr>
              <w:numPr>
                <w:ilvl w:val="0"/>
                <w:numId w:val="52"/>
              </w:numPr>
              <w:ind w:left="1080"/>
            </w:pPr>
            <w:r>
              <w:t xml:space="preserve">their Household ID </w:t>
            </w:r>
          </w:p>
          <w:p w:rsidR="003C2AE0" w:rsidRDefault="00C15C95" w14:paraId="625B8E71" w14:textId="77777777">
            <w:pPr>
              <w:ind w:left="-20"/>
            </w:pPr>
            <w:r>
              <w:rPr>
                <w:b/>
              </w:rPr>
              <w:t>Case notes</w:t>
            </w:r>
            <w:r>
              <w:t xml:space="preserve"> and record activities such as meetings, tasks, and any other actions taken to capture information relevant to that individual’s journey are also featured here. </w:t>
            </w:r>
          </w:p>
          <w:p w:rsidR="003C2AE0" w:rsidRDefault="00C15C95" w14:paraId="625B8E72" w14:textId="77777777">
            <w:pPr>
              <w:ind w:left="-20"/>
            </w:pPr>
            <w:r>
              <w:rPr>
                <w:b/>
              </w:rPr>
              <w:t xml:space="preserve">Checks </w:t>
            </w:r>
            <w:r>
              <w:t xml:space="preserve">and services offered can be quickly updated here and are used for filtering data   </w:t>
            </w:r>
          </w:p>
        </w:tc>
      </w:tr>
      <w:tr w:rsidR="003C2AE0" w:rsidTr="71D018AC" w14:paraId="625B8E76" w14:textId="77777777">
        <w:trPr>
          <w:trHeight w:val="600"/>
        </w:trPr>
        <w:tc>
          <w:tcPr>
            <w:tcW w:w="17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74" w14:textId="77777777">
            <w:pPr>
              <w:spacing w:before="40"/>
              <w:rPr>
                <w:b/>
              </w:rPr>
            </w:pPr>
            <w:r>
              <w:rPr>
                <w:b/>
              </w:rPr>
              <w:t xml:space="preserve">Personal Details </w:t>
            </w:r>
          </w:p>
        </w:tc>
        <w:tc>
          <w:tcPr>
            <w:tcW w:w="723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75" w14:textId="77777777">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rsidTr="71D018AC" w14:paraId="625B8E7A" w14:textId="77777777">
        <w:trPr>
          <w:trHeight w:val="1185"/>
        </w:trPr>
        <w:tc>
          <w:tcPr>
            <w:tcW w:w="17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77" w14:textId="77777777">
            <w:pPr>
              <w:spacing w:before="40"/>
              <w:rPr>
                <w:b/>
              </w:rPr>
            </w:pPr>
            <w:r>
              <w:rPr>
                <w:b/>
              </w:rPr>
              <w:lastRenderedPageBreak/>
              <w:t xml:space="preserve">Case Notes and Activities </w:t>
            </w:r>
          </w:p>
          <w:p w:rsidR="003C2AE0" w:rsidRDefault="00C15C95" w14:paraId="625B8E78" w14:textId="77777777">
            <w:pPr>
              <w:spacing w:before="40"/>
              <w:rPr>
                <w:b/>
              </w:rPr>
            </w:pPr>
            <w:r>
              <w:rPr>
                <w:b/>
              </w:rPr>
              <w:t xml:space="preserve"> </w:t>
            </w:r>
          </w:p>
        </w:tc>
        <w:tc>
          <w:tcPr>
            <w:tcW w:w="723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79" w14:textId="77777777">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rsidTr="71D018AC" w14:paraId="625B8E7E" w14:textId="77777777">
        <w:trPr>
          <w:trHeight w:val="885"/>
        </w:trPr>
        <w:tc>
          <w:tcPr>
            <w:tcW w:w="17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7B" w14:textId="6040B5CB">
            <w:pPr>
              <w:spacing w:before="40"/>
              <w:rPr>
                <w:b/>
              </w:rPr>
            </w:pPr>
            <w:r>
              <w:rPr>
                <w:b/>
              </w:rPr>
              <w:t xml:space="preserve">Placement Tracking </w:t>
            </w:r>
          </w:p>
          <w:p w:rsidR="003C2AE0" w:rsidRDefault="00C15C95" w14:paraId="625B8E7C" w14:textId="77777777">
            <w:pPr>
              <w:spacing w:before="40"/>
              <w:rPr>
                <w:b/>
              </w:rPr>
            </w:pPr>
            <w:r>
              <w:rPr>
                <w:b/>
              </w:rPr>
              <w:t xml:space="preserve"> </w:t>
            </w:r>
          </w:p>
        </w:tc>
        <w:tc>
          <w:tcPr>
            <w:tcW w:w="723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7D" w14:textId="77777777">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rsidTr="71D018AC" w14:paraId="4FAAA13A">
        <w:trPr>
          <w:trHeight w:val="1170"/>
        </w:trPr>
        <w:tc>
          <w:tcPr>
            <w:tcW w:w="17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73F6D1F8" w:rsidP="71D018AC" w:rsidRDefault="73F6D1F8" w14:paraId="57B3FF48" w14:textId="69AC63C3">
            <w:pPr>
              <w:pStyle w:val="Normal"/>
              <w:rPr>
                <w:b w:val="1"/>
                <w:bCs w:val="1"/>
                <w:highlight w:val="yellow"/>
              </w:rPr>
            </w:pPr>
            <w:r w:rsidRPr="71D018AC" w:rsidR="73F6D1F8">
              <w:rPr>
                <w:b w:val="1"/>
                <w:bCs w:val="1"/>
                <w:highlight w:val="yellow"/>
              </w:rPr>
              <w:t>Health Board Info</w:t>
            </w:r>
          </w:p>
        </w:tc>
        <w:tc>
          <w:tcPr>
            <w:tcW w:w="72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73F6D1F8" w:rsidP="71D018AC" w:rsidRDefault="73F6D1F8" w14:paraId="79D1684C" w14:textId="17B747CE">
            <w:pPr>
              <w:pStyle w:val="Normal"/>
              <w:rPr>
                <w:highlight w:val="yellow"/>
              </w:rPr>
            </w:pPr>
            <w:r w:rsidRPr="71D018AC" w:rsidR="73F6D1F8">
              <w:rPr>
                <w:highlight w:val="yellow"/>
              </w:rPr>
              <w:t xml:space="preserve">Provides additional information for Local Health </w:t>
            </w:r>
            <w:r w:rsidRPr="71D018AC" w:rsidR="73F6D1F8">
              <w:rPr>
                <w:highlight w:val="yellow"/>
              </w:rPr>
              <w:t>Boards</w:t>
            </w:r>
            <w:r w:rsidRPr="71D018AC" w:rsidR="73F6D1F8">
              <w:rPr>
                <w:highlight w:val="yellow"/>
              </w:rPr>
              <w:t xml:space="preserve"> relating to their registered medical practice.</w:t>
            </w:r>
          </w:p>
        </w:tc>
      </w:tr>
      <w:tr w:rsidR="003C2AE0" w:rsidTr="71D018AC" w14:paraId="625B8E81" w14:textId="77777777">
        <w:trPr>
          <w:trHeight w:val="1170"/>
        </w:trPr>
        <w:tc>
          <w:tcPr>
            <w:tcW w:w="17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7F" w14:textId="77777777">
            <w:pPr>
              <w:spacing w:before="40"/>
              <w:rPr>
                <w:b/>
              </w:rPr>
            </w:pPr>
            <w:r>
              <w:rPr>
                <w:b/>
              </w:rPr>
              <w:t xml:space="preserve">Related </w:t>
            </w:r>
          </w:p>
        </w:tc>
        <w:tc>
          <w:tcPr>
            <w:tcW w:w="723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80" w14:textId="77777777">
            <w:r>
              <w:t xml:space="preserve">Provides access to Audit History for those that have permission. It provides a time stamped record detailing all changes made to an individual’s record. </w:t>
            </w:r>
          </w:p>
        </w:tc>
      </w:tr>
    </w:tbl>
    <w:p w:rsidR="003C2AE0" w:rsidRDefault="3AFE5C85" w14:paraId="625B8E82" w14:textId="77777777">
      <w:pPr>
        <w:pStyle w:val="Heading2"/>
        <w:pageBreakBefore/>
        <w:spacing w:line="291" w:lineRule="auto"/>
      </w:pPr>
      <w:bookmarkStart w:name="_Toc1186044841" w:id="1569689241"/>
      <w:r w:rsidR="3AFE5C85">
        <w:rPr/>
        <w:t>Household</w:t>
      </w:r>
      <w:r w:rsidR="3AFE5C85">
        <w:rPr/>
        <w:t xml:space="preserve"> </w:t>
      </w:r>
      <w:bookmarkEnd w:id="1569689241"/>
    </w:p>
    <w:p w:rsidR="003C2AE0" w:rsidRDefault="00C15C95" w14:paraId="625B8E83" w14:textId="77777777">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rsidR="003C2AE0" w:rsidRDefault="00C15C95" w14:paraId="625B8E84" w14:textId="77777777">
      <w:r>
        <w:t xml:space="preserve">To access a household record: </w:t>
      </w:r>
    </w:p>
    <w:p w:rsidR="003C2AE0" w:rsidRDefault="00C15C95" w14:paraId="625B8E85" w14:textId="742C1C12">
      <w:pPr>
        <w:numPr>
          <w:ilvl w:val="0"/>
          <w:numId w:val="39"/>
        </w:numPr>
        <w:ind w:hanging="360"/>
        <w:rPr/>
      </w:pPr>
      <w:r w:rsidR="00C15C95">
        <w:rPr/>
        <w:t xml:space="preserve">From either the </w:t>
      </w:r>
      <w:hyperlink w:anchor="_Menus">
        <w:r w:rsidRPr="71D018AC" w:rsidR="00814746">
          <w:rPr>
            <w:color w:val="1155CC"/>
            <w:u w:val="single"/>
          </w:rPr>
          <w:t>Households section</w:t>
        </w:r>
      </w:hyperlink>
      <w:r w:rsidR="00814746">
        <w:rPr/>
        <w:t xml:space="preserve"> or </w:t>
      </w:r>
      <w:r w:rsidR="00C15C95">
        <w:rPr/>
        <w:t xml:space="preserve">an individual’s record, left-click on the Household ID. This will open a new screen, titled with the Household ID. You can then see different overviews for the household by clicking through the various tabs. </w:t>
      </w:r>
    </w:p>
    <w:p w:rsidR="003C2AE0" w:rsidP="71D018AC" w:rsidRDefault="00C15C95" w14:paraId="625B8E86" w14:textId="4A6372CF">
      <w:pPr>
        <w:pStyle w:val="Normal"/>
      </w:pPr>
      <w:commentRangeStart w:id="273739350"/>
      <w:r w:rsidR="05B4CDBB">
        <w:drawing>
          <wp:inline wp14:editId="4D5AE63D" wp14:anchorId="15DFE74A">
            <wp:extent cx="5594684" cy="885825"/>
            <wp:effectExtent l="0" t="0" r="0" b="0"/>
            <wp:docPr id="1145944256" name="" title=""/>
            <wp:cNvGraphicFramePr>
              <a:graphicFrameLocks noChangeAspect="1"/>
            </wp:cNvGraphicFramePr>
            <a:graphic>
              <a:graphicData uri="http://schemas.openxmlformats.org/drawingml/2006/picture">
                <pic:pic>
                  <pic:nvPicPr>
                    <pic:cNvPr id="0" name=""/>
                    <pic:cNvPicPr/>
                  </pic:nvPicPr>
                  <pic:blipFill>
                    <a:blip r:embed="R500f94ec2588432a">
                      <a:extLst>
                        <a:ext xmlns:a="http://schemas.openxmlformats.org/drawingml/2006/main" uri="{28A0092B-C50C-407E-A947-70E740481C1C}">
                          <a14:useLocalDpi val="0"/>
                        </a:ext>
                      </a:extLst>
                    </a:blip>
                    <a:stretch>
                      <a:fillRect/>
                    </a:stretch>
                  </pic:blipFill>
                  <pic:spPr>
                    <a:xfrm>
                      <a:off x="0" y="0"/>
                      <a:ext cx="5594684" cy="885825"/>
                    </a:xfrm>
                    <a:prstGeom prst="rect">
                      <a:avLst/>
                    </a:prstGeom>
                  </pic:spPr>
                </pic:pic>
              </a:graphicData>
            </a:graphic>
          </wp:inline>
        </w:drawing>
      </w:r>
      <w:commentRangeEnd w:id="273739350"/>
      <w:r>
        <w:rPr>
          <w:rStyle w:val="CommentReference"/>
        </w:rPr>
        <w:commentReference w:id="273739350"/>
      </w:r>
    </w:p>
    <w:tbl>
      <w:tblPr>
        <w:tblW w:w="9025" w:type="dxa"/>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rsidTr="71D018AC" w14:paraId="625B8E89" w14:textId="77777777">
        <w:trPr>
          <w:trHeight w:val="300"/>
        </w:trPr>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87" w14:textId="77777777">
            <w:pPr>
              <w:spacing w:before="40"/>
              <w:rPr>
                <w:b/>
              </w:rPr>
            </w:pPr>
            <w:r>
              <w:rPr>
                <w:b/>
              </w:rPr>
              <w:t xml:space="preserve">Tab name </w:t>
            </w:r>
          </w:p>
        </w:tc>
        <w:tc>
          <w:tcPr>
            <w:tcW w:w="66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88" w14:textId="77777777">
            <w:pPr>
              <w:spacing w:before="40"/>
              <w:rPr>
                <w:b/>
              </w:rPr>
            </w:pPr>
            <w:r>
              <w:rPr>
                <w:b/>
              </w:rPr>
              <w:t xml:space="preserve">Summary of Tab </w:t>
            </w:r>
          </w:p>
        </w:tc>
      </w:tr>
      <w:tr w:rsidR="003C2AE0" w:rsidTr="71D018AC" w14:paraId="625B8E8C" w14:textId="77777777">
        <w:trPr>
          <w:trHeight w:val="1455"/>
        </w:trPr>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8A" w14:textId="77777777">
            <w:pPr>
              <w:rPr>
                <w:sz w:val="22"/>
                <w:szCs w:val="22"/>
              </w:rPr>
            </w:pPr>
            <w:r>
              <w:rPr>
                <w:b/>
                <w:sz w:val="22"/>
                <w:szCs w:val="22"/>
              </w:rPr>
              <w:t>General</w:t>
            </w:r>
            <w:r>
              <w:rPr>
                <w:sz w:val="22"/>
                <w:szCs w:val="22"/>
              </w:rPr>
              <w:t xml:space="preserve"> </w:t>
            </w:r>
          </w:p>
        </w:tc>
        <w:tc>
          <w:tcPr>
            <w:tcW w:w="66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8B" w14:textId="77777777">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rsidTr="71D018AC" w14:paraId="625B8E90" w14:textId="77777777">
        <w:trPr>
          <w:trHeight w:val="885"/>
        </w:trPr>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8D" w14:textId="77777777">
            <w:r>
              <w:rPr>
                <w:b/>
              </w:rPr>
              <w:t>Timeline</w:t>
            </w:r>
            <w:r>
              <w:t xml:space="preserve"> </w:t>
            </w:r>
          </w:p>
          <w:p w:rsidR="003C2AE0" w:rsidRDefault="00C15C95" w14:paraId="625B8E8E" w14:textId="77777777">
            <w:r>
              <w:t xml:space="preserve"> </w:t>
            </w:r>
          </w:p>
        </w:tc>
        <w:tc>
          <w:tcPr>
            <w:tcW w:w="66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8F" w14:textId="77777777">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rsidTr="71D018AC" w14:paraId="625B8E93" w14:textId="77777777">
        <w:trPr>
          <w:trHeight w:val="885"/>
        </w:trPr>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91" w14:textId="77777777">
            <w:r>
              <w:rPr>
                <w:b/>
              </w:rPr>
              <w:t>Placement Tracking</w:t>
            </w:r>
            <w:r>
              <w:t xml:space="preserve"> </w:t>
            </w:r>
          </w:p>
        </w:tc>
        <w:tc>
          <w:tcPr>
            <w:tcW w:w="66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92" w14:textId="77777777">
            <w:r>
              <w:t xml:space="preserve">This Tab provides a summary of the placement tracking records for the household which you can easily access and amend. You can also create new placement tracking records. </w:t>
            </w:r>
          </w:p>
        </w:tc>
      </w:tr>
      <w:tr w:rsidR="71D018AC" w:rsidTr="71D018AC" w14:paraId="1A44D187">
        <w:trPr>
          <w:trHeight w:val="885"/>
        </w:trPr>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6C45471A" w:rsidP="71D018AC" w:rsidRDefault="6C45471A" w14:paraId="325ADB87" w14:textId="09E6BF72">
            <w:pPr>
              <w:pStyle w:val="Normal"/>
              <w:rPr>
                <w:b w:val="1"/>
                <w:bCs w:val="1"/>
                <w:highlight w:val="yellow"/>
              </w:rPr>
            </w:pPr>
            <w:r w:rsidRPr="71D018AC" w:rsidR="6C45471A">
              <w:rPr>
                <w:b w:val="1"/>
                <w:bCs w:val="1"/>
                <w:highlight w:val="yellow"/>
              </w:rPr>
              <w:t>Individual or Super Sponsor Applicant Checks</w:t>
            </w:r>
          </w:p>
        </w:tc>
        <w:tc>
          <w:tcPr>
            <w:tcW w:w="66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6C45471A" w:rsidP="71D018AC" w:rsidRDefault="6C45471A" w14:paraId="518BFF6A" w14:textId="5F384502">
            <w:pPr>
              <w:pStyle w:val="Normal"/>
              <w:rPr>
                <w:highlight w:val="yellow"/>
              </w:rPr>
            </w:pPr>
            <w:r w:rsidRPr="71D018AC" w:rsidR="6C45471A">
              <w:rPr>
                <w:highlight w:val="yellow"/>
              </w:rPr>
              <w:t>Shows the checks required depending on the sponsor route the applicant is travelling under.  For Super Sponsor these include medical screening and interim payment.  For individual Spon</w:t>
            </w:r>
            <w:r w:rsidRPr="71D018AC" w:rsidR="125106A2">
              <w:rPr>
                <w:highlight w:val="yellow"/>
              </w:rPr>
              <w:t>s</w:t>
            </w:r>
            <w:r w:rsidRPr="71D018AC" w:rsidR="6C45471A">
              <w:rPr>
                <w:highlight w:val="yellow"/>
              </w:rPr>
              <w:t>or these include</w:t>
            </w:r>
            <w:r w:rsidRPr="71D018AC" w:rsidR="2972FF5E">
              <w:rPr>
                <w:highlight w:val="yellow"/>
              </w:rPr>
              <w:t xml:space="preserve"> </w:t>
            </w:r>
            <w:r w:rsidRPr="71D018AC" w:rsidR="3AEFC44A">
              <w:rPr>
                <w:highlight w:val="yellow"/>
              </w:rPr>
              <w:t>welfare</w:t>
            </w:r>
            <w:r w:rsidRPr="71D018AC" w:rsidR="2972FF5E">
              <w:rPr>
                <w:highlight w:val="yellow"/>
              </w:rPr>
              <w:t xml:space="preserve"> visit and interim payment.</w:t>
            </w:r>
          </w:p>
        </w:tc>
      </w:tr>
      <w:tr w:rsidR="003C2AE0" w:rsidTr="71D018AC" w14:paraId="625B8E96" w14:textId="77777777">
        <w:trPr>
          <w:trHeight w:val="885"/>
        </w:trPr>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94" w14:textId="77777777">
            <w:r>
              <w:rPr>
                <w:b/>
              </w:rPr>
              <w:t>Related</w:t>
            </w:r>
            <w:r>
              <w:t xml:space="preserve"> </w:t>
            </w:r>
          </w:p>
        </w:tc>
        <w:tc>
          <w:tcPr>
            <w:tcW w:w="66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95" w14:textId="77777777">
            <w:r>
              <w:t xml:space="preserve">Provides access to Audit History for those that have permission. It provides a time stamped record detailing all changes made to a household record. </w:t>
            </w:r>
          </w:p>
        </w:tc>
      </w:tr>
    </w:tbl>
    <w:p w:rsidR="003C2AE0" w:rsidRDefault="003C2AE0" w14:paraId="625B8E97" w14:textId="77777777"/>
    <w:p w:rsidR="003C2AE0" w:rsidRDefault="3AFE5C85" w14:paraId="625B8E98" w14:textId="77777777">
      <w:pPr>
        <w:pStyle w:val="Heading2"/>
        <w:pageBreakBefore/>
        <w:spacing w:line="291" w:lineRule="auto"/>
      </w:pPr>
      <w:bookmarkStart w:name="_Sponsor" w:id="17"/>
      <w:bookmarkEnd w:id="17"/>
      <w:bookmarkStart w:name="_Toc698273381" w:id="1790237757"/>
      <w:r w:rsidR="3AFE5C85">
        <w:rPr/>
        <w:t>Sponsor</w:t>
      </w:r>
      <w:r w:rsidR="3AFE5C85">
        <w:rPr/>
        <w:t xml:space="preserve"> </w:t>
      </w:r>
      <w:bookmarkEnd w:id="1790237757"/>
    </w:p>
    <w:p w:rsidR="003C2AE0" w:rsidRDefault="00C15C95" w14:paraId="625B8E99" w14:textId="77777777">
      <w:r>
        <w:t xml:space="preserve">The Sponsor screen provides details of the sponsor. This includes details of the sponsor’s contact preferences as well as any case notes or activities relating to the individual. </w:t>
      </w:r>
    </w:p>
    <w:p w:rsidR="003C2AE0" w:rsidRDefault="00C15C95" w14:paraId="625B8E9A" w14:textId="77777777">
      <w:r>
        <w:t xml:space="preserve">To access an individual Sponsor record: </w:t>
      </w:r>
    </w:p>
    <w:p w:rsidR="003C2AE0" w:rsidRDefault="00C15C95" w14:paraId="625B8E9B" w14:textId="2554722D">
      <w:pPr>
        <w:numPr>
          <w:ilvl w:val="0"/>
          <w:numId w:val="17"/>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rsidR="003C2AE0" w:rsidRDefault="00C15C95" w14:paraId="625B8E9C" w14:textId="77777777">
      <w:r>
        <w:rPr>
          <w:noProof/>
          <w:color w:val="2B579A"/>
          <w:shd w:val="clear" w:color="auto" w:fill="E6E6E6"/>
        </w:rPr>
        <w:drawing>
          <wp:inline distT="114300" distB="114300" distL="114300" distR="114300" wp14:anchorId="625B91CB" wp14:editId="625B91CC">
            <wp:extent cx="5731200" cy="1028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200" cy="1028700"/>
                    </a:xfrm>
                    <a:prstGeom prst="rect">
                      <a:avLst/>
                    </a:prstGeom>
                    <a:ln/>
                  </pic:spPr>
                </pic:pic>
              </a:graphicData>
            </a:graphic>
          </wp:inline>
        </w:drawing>
      </w:r>
    </w:p>
    <w:tbl>
      <w:tblPr>
        <w:tblW w:w="9025"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rsidTr="509D16E4" w14:paraId="625B8E9F" w14:textId="77777777">
        <w:trPr>
          <w:trHeight w:val="300"/>
        </w:trPr>
        <w:tc>
          <w:tcPr>
            <w:tcW w:w="22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9D" w14:textId="77777777">
            <w:pPr>
              <w:spacing w:before="40"/>
              <w:rPr>
                <w:b/>
              </w:rPr>
            </w:pPr>
            <w:r>
              <w:rPr>
                <w:b/>
              </w:rPr>
              <w:t xml:space="preserve">Tab name </w:t>
            </w:r>
          </w:p>
        </w:tc>
        <w:tc>
          <w:tcPr>
            <w:tcW w:w="68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9E" w14:textId="77777777">
            <w:pPr>
              <w:spacing w:before="40"/>
              <w:rPr>
                <w:b/>
              </w:rPr>
            </w:pPr>
            <w:r>
              <w:rPr>
                <w:b/>
              </w:rPr>
              <w:t xml:space="preserve">Summary of Tab </w:t>
            </w:r>
          </w:p>
        </w:tc>
      </w:tr>
      <w:tr w:rsidR="003C2AE0" w:rsidTr="509D16E4" w14:paraId="625B8EA6" w14:textId="77777777">
        <w:trPr>
          <w:trHeight w:val="600"/>
        </w:trPr>
        <w:tc>
          <w:tcPr>
            <w:tcW w:w="22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A0" w14:textId="77777777">
            <w:pPr>
              <w:rPr>
                <w:sz w:val="22"/>
                <w:szCs w:val="22"/>
              </w:rPr>
            </w:pPr>
            <w:r>
              <w:rPr>
                <w:b/>
                <w:sz w:val="22"/>
                <w:szCs w:val="22"/>
              </w:rPr>
              <w:t>Summary</w:t>
            </w:r>
            <w:r>
              <w:rPr>
                <w:sz w:val="22"/>
                <w:szCs w:val="22"/>
              </w:rPr>
              <w:t xml:space="preserve"> </w:t>
            </w:r>
          </w:p>
        </w:tc>
        <w:tc>
          <w:tcPr>
            <w:tcW w:w="68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A1" w14:textId="77777777">
            <w:r>
              <w:t xml:space="preserve">The Summary Tab section includes: </w:t>
            </w:r>
          </w:p>
          <w:p w:rsidR="003C2AE0" w:rsidRDefault="00C15C95" w14:paraId="625B8EA2" w14:textId="77777777">
            <w:pPr>
              <w:numPr>
                <w:ilvl w:val="0"/>
                <w:numId w:val="57"/>
              </w:numPr>
              <w:ind w:left="1080"/>
            </w:pPr>
            <w:r>
              <w:t xml:space="preserve">overview of personal details of the sponsor  </w:t>
            </w:r>
          </w:p>
          <w:p w:rsidR="003C2AE0" w:rsidRDefault="00C15C95" w14:paraId="625B8EA3" w14:textId="77777777">
            <w:pPr>
              <w:numPr>
                <w:ilvl w:val="0"/>
                <w:numId w:val="57"/>
              </w:numPr>
              <w:ind w:left="1080"/>
            </w:pPr>
            <w:r>
              <w:t xml:space="preserve">their </w:t>
            </w:r>
            <w:r>
              <w:rPr>
                <w:b/>
              </w:rPr>
              <w:t>contact details</w:t>
            </w:r>
            <w:r>
              <w:t xml:space="preserve"> and </w:t>
            </w:r>
            <w:r>
              <w:rPr>
                <w:b/>
              </w:rPr>
              <w:t>address</w:t>
            </w:r>
            <w:r>
              <w:t xml:space="preserve">. </w:t>
            </w:r>
          </w:p>
          <w:p w:rsidR="003C2AE0" w:rsidRDefault="00C15C95" w14:paraId="625B8EA4" w14:textId="77777777">
            <w:pPr>
              <w:numPr>
                <w:ilvl w:val="0"/>
                <w:numId w:val="57"/>
              </w:numPr>
              <w:ind w:left="1080"/>
            </w:pPr>
            <w:r>
              <w:t xml:space="preserve">their </w:t>
            </w:r>
            <w:r>
              <w:rPr>
                <w:b/>
              </w:rPr>
              <w:t>sponsor host status</w:t>
            </w:r>
            <w:r>
              <w:t xml:space="preserve">  </w:t>
            </w:r>
          </w:p>
          <w:p w:rsidR="003C2AE0" w:rsidRDefault="00C15C95" w14:paraId="625B8EA5" w14:textId="77777777">
            <w:r>
              <w:t xml:space="preserve">You can also add </w:t>
            </w:r>
            <w:r>
              <w:rPr>
                <w:b/>
              </w:rPr>
              <w:t>Case Notes and Activities</w:t>
            </w:r>
            <w:r>
              <w:t xml:space="preserve"> against the record and will be able to </w:t>
            </w:r>
            <w:r>
              <w:rPr>
                <w:b/>
              </w:rPr>
              <w:t>record checks.</w:t>
            </w:r>
            <w:r>
              <w:t xml:space="preserve"> </w:t>
            </w:r>
          </w:p>
        </w:tc>
      </w:tr>
      <w:tr w:rsidR="003C2AE0" w:rsidTr="509D16E4" w14:paraId="625B8EA9" w14:textId="77777777">
        <w:trPr>
          <w:trHeight w:val="600"/>
        </w:trPr>
        <w:tc>
          <w:tcPr>
            <w:tcW w:w="22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A7" w14:textId="77777777">
            <w:r>
              <w:rPr>
                <w:b/>
              </w:rPr>
              <w:t>Placement Tracking</w:t>
            </w:r>
            <w:r>
              <w:t xml:space="preserve"> </w:t>
            </w:r>
          </w:p>
        </w:tc>
        <w:tc>
          <w:tcPr>
            <w:tcW w:w="68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A8" w14:textId="77777777">
            <w:r>
              <w:t xml:space="preserve">Will show placement tracking for individuals who will be housed with the Sponsor </w:t>
            </w:r>
          </w:p>
        </w:tc>
      </w:tr>
      <w:tr w:rsidR="003C2AE0" w:rsidTr="509D16E4" w14:paraId="625B8EAC" w14:textId="77777777">
        <w:trPr>
          <w:trHeight w:val="300"/>
        </w:trPr>
        <w:tc>
          <w:tcPr>
            <w:tcW w:w="22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AA" w14:textId="77777777">
            <w:r>
              <w:rPr>
                <w:b/>
              </w:rPr>
              <w:t>Host Addresses</w:t>
            </w:r>
            <w:r>
              <w:t xml:space="preserve"> </w:t>
            </w:r>
          </w:p>
        </w:tc>
        <w:tc>
          <w:tcPr>
            <w:tcW w:w="68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AB" w14:textId="77777777">
            <w:r>
              <w:t xml:space="preserve">List all the available addresses in which a Sponsor has been approved to house applicants who have applied via the Individual Sponsor Route. </w:t>
            </w:r>
          </w:p>
        </w:tc>
      </w:tr>
      <w:tr w:rsidR="003C2AE0" w:rsidTr="509D16E4" w14:paraId="625B8EAF" w14:textId="77777777">
        <w:trPr>
          <w:trHeight w:val="600"/>
        </w:trPr>
        <w:tc>
          <w:tcPr>
            <w:tcW w:w="22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AD" w14:textId="77777777">
            <w:r>
              <w:rPr>
                <w:b/>
              </w:rPr>
              <w:t>Sponsor Household</w:t>
            </w:r>
            <w:r>
              <w:t xml:space="preserve"> </w:t>
            </w:r>
          </w:p>
        </w:tc>
        <w:tc>
          <w:tcPr>
            <w:tcW w:w="68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AE" w14:textId="77777777">
            <w:r>
              <w:t xml:space="preserve">Shows individuals that live with Sponsor at the time of application. </w:t>
            </w:r>
          </w:p>
        </w:tc>
      </w:tr>
      <w:tr w:rsidR="003C2AE0" w:rsidTr="509D16E4" w14:paraId="625B8EB2" w14:textId="77777777">
        <w:trPr>
          <w:trHeight w:val="600"/>
        </w:trPr>
        <w:tc>
          <w:tcPr>
            <w:tcW w:w="22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B0" w14:textId="77777777">
            <w:pPr>
              <w:rPr>
                <w:b/>
              </w:rPr>
            </w:pPr>
            <w:r>
              <w:rPr>
                <w:b/>
              </w:rPr>
              <w:t>Applicants</w:t>
            </w:r>
          </w:p>
        </w:tc>
        <w:tc>
          <w:tcPr>
            <w:tcW w:w="68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B1" w14:textId="36793500">
            <w:r>
              <w:t>Shows individuals who have listed them as a host on their individual sponsor scheme application.</w:t>
            </w:r>
          </w:p>
        </w:tc>
      </w:tr>
      <w:tr w:rsidR="003C2AE0" w:rsidTr="509D16E4" w14:paraId="625B8EB5" w14:textId="77777777">
        <w:trPr>
          <w:trHeight w:val="600"/>
        </w:trPr>
        <w:tc>
          <w:tcPr>
            <w:tcW w:w="22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B3" w14:textId="77777777">
            <w:r>
              <w:rPr>
                <w:b/>
              </w:rPr>
              <w:t>Related</w:t>
            </w:r>
            <w:r>
              <w:t xml:space="preserve"> </w:t>
            </w:r>
          </w:p>
        </w:tc>
        <w:tc>
          <w:tcPr>
            <w:tcW w:w="68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8EB4" w14:textId="77777777">
            <w:r>
              <w:t xml:space="preserve">The options within this tab are Audit History and Applications. </w:t>
            </w:r>
          </w:p>
        </w:tc>
      </w:tr>
    </w:tbl>
    <w:p w:rsidR="003C2AE0" w:rsidRDefault="00C15C95" w14:paraId="625B8EB6" w14:textId="77777777">
      <w:r>
        <w:t xml:space="preserve"> </w:t>
      </w:r>
    </w:p>
    <w:p w:rsidR="003C2AE0" w:rsidRDefault="3AFE5C85" w14:paraId="625B8EB7" w14:textId="77777777">
      <w:pPr>
        <w:pStyle w:val="Heading2"/>
        <w:pageBreakBefore/>
        <w:spacing w:line="291" w:lineRule="auto"/>
      </w:pPr>
      <w:bookmarkStart w:name="_Sponsor_Household" w:id="19"/>
      <w:bookmarkEnd w:id="19"/>
      <w:bookmarkStart w:name="_Toc329584033" w:id="2029408259"/>
      <w:r w:rsidR="3AFE5C85">
        <w:rPr/>
        <w:t>Sponsor Household</w:t>
      </w:r>
      <w:r w:rsidR="3AFE5C85">
        <w:rPr/>
        <w:t xml:space="preserve"> </w:t>
      </w:r>
      <w:bookmarkEnd w:id="2029408259"/>
    </w:p>
    <w:p w:rsidR="003C2AE0" w:rsidRDefault="00C15C95" w14:paraId="625B8EB8" w14:textId="77777777">
      <w:r>
        <w:t xml:space="preserve">The Sponsor Household screen allows you to see who else from the sponsor’s family is living in a sponsor’s accommodation at the point of application. For example a sponsor’s child or partner. </w:t>
      </w:r>
    </w:p>
    <w:p w:rsidR="003C2AE0" w:rsidRDefault="00C15C95" w14:paraId="625B8EB9" w14:textId="77777777">
      <w:r>
        <w:t xml:space="preserve">To see an individual Sponsor Household record: </w:t>
      </w:r>
    </w:p>
    <w:p w:rsidR="003C2AE0" w:rsidRDefault="00C15C95" w14:paraId="625B8EBA" w14:textId="50D4B22C">
      <w:pPr>
        <w:numPr>
          <w:ilvl w:val="0"/>
          <w:numId w:val="38"/>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rsidR="003C2AE0" w:rsidRDefault="00C15C95" w14:paraId="625B8EBB" w14:textId="77777777">
      <w:r>
        <w:rPr>
          <w:noProof/>
          <w:color w:val="2B579A"/>
          <w:shd w:val="clear" w:color="auto" w:fill="E6E6E6"/>
        </w:rPr>
        <w:drawing>
          <wp:inline distT="114300" distB="114300" distL="114300" distR="114300" wp14:anchorId="625B91CD" wp14:editId="625B91CE">
            <wp:extent cx="3149600" cy="1257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149600" cy="1257300"/>
                    </a:xfrm>
                    <a:prstGeom prst="rect">
                      <a:avLst/>
                    </a:prstGeom>
                    <a:ln/>
                  </pic:spPr>
                </pic:pic>
              </a:graphicData>
            </a:graphic>
          </wp:inline>
        </w:drawing>
      </w:r>
    </w:p>
    <w:p w:rsidR="003C2AE0" w:rsidRDefault="00C15C95" w14:paraId="625B8EBC" w14:textId="77777777">
      <w:r>
        <w:t xml:space="preserve"> </w:t>
      </w:r>
    </w:p>
    <w:tbl>
      <w:tblPr>
        <w:tblW w:w="9025"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EBD" w14:textId="77777777">
            <w:pPr>
              <w:spacing w:before="40"/>
              <w:rPr>
                <w:b/>
              </w:rPr>
            </w:pPr>
            <w:r>
              <w:rPr>
                <w:b/>
              </w:rPr>
              <w:t xml:space="preserve">Tab name </w:t>
            </w:r>
          </w:p>
        </w:tc>
        <w:tc>
          <w:tcPr>
            <w:tcW w:w="68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EBE" w14:textId="77777777">
            <w:pPr>
              <w:spacing w:before="40"/>
              <w:rPr>
                <w:b/>
              </w:rPr>
            </w:pPr>
            <w:r>
              <w:rPr>
                <w:b/>
              </w:rPr>
              <w:t xml:space="preserve">Summary of Tab </w:t>
            </w:r>
          </w:p>
        </w:tc>
      </w:tr>
      <w:tr w:rsidR="003C2AE0" w14:paraId="625B8EC2" w14:textId="77777777">
        <w:trPr>
          <w:trHeight w:val="885"/>
        </w:trPr>
        <w:tc>
          <w:tcPr>
            <w:tcW w:w="222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EC0" w14:textId="77777777">
            <w:pPr>
              <w:spacing w:before="40"/>
              <w:rPr>
                <w:b/>
                <w:sz w:val="22"/>
                <w:szCs w:val="22"/>
              </w:rPr>
            </w:pPr>
            <w:r>
              <w:rPr>
                <w:b/>
                <w:sz w:val="22"/>
                <w:szCs w:val="22"/>
              </w:rPr>
              <w:t xml:space="preserve">General </w:t>
            </w:r>
          </w:p>
        </w:tc>
        <w:tc>
          <w:tcPr>
            <w:tcW w:w="68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EC1" w14:textId="77777777">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EC3" w14:textId="77777777">
            <w:pPr>
              <w:spacing w:before="40"/>
              <w:rPr>
                <w:b/>
              </w:rPr>
            </w:pPr>
            <w:r>
              <w:rPr>
                <w:b/>
              </w:rPr>
              <w:t xml:space="preserve">Related </w:t>
            </w:r>
          </w:p>
        </w:tc>
        <w:tc>
          <w:tcPr>
            <w:tcW w:w="68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EC4" w14:textId="77777777">
            <w:pPr>
              <w:spacing w:before="40"/>
            </w:pPr>
            <w:r>
              <w:t xml:space="preserve">Provides access to Audit History for those that have permission. It provides a time stamped record detailing all changes made to a sponsor household’s record.  </w:t>
            </w:r>
          </w:p>
        </w:tc>
      </w:tr>
    </w:tbl>
    <w:p w:rsidR="003C2AE0" w:rsidRDefault="00C15C95" w14:paraId="625B8EC6" w14:textId="7CE0186D">
      <w:pPr>
        <w:pStyle w:val="Heading1"/>
        <w:pageBreakBefore/>
        <w:spacing w:after="200"/>
      </w:pPr>
      <w:bookmarkStart w:name="_Toc2017600550" w:id="1520523700"/>
      <w:r>
        <w:br/>
      </w:r>
      <w:r w:rsidR="3AFE5C85">
        <w:rPr/>
        <w:t>Using the system</w:t>
      </w:r>
      <w:r w:rsidR="3AFE5C85">
        <w:rPr/>
        <w:t xml:space="preserve"> </w:t>
      </w:r>
      <w:bookmarkEnd w:id="1520523700"/>
    </w:p>
    <w:p w:rsidR="003C2AE0" w:rsidP="76CBAEAD" w:rsidRDefault="3AFE5C85" w14:paraId="625B8EC7" w14:textId="33CBCD14">
      <w:pPr>
        <w:pStyle w:val="Heading2"/>
        <w:spacing w:line="291" w:lineRule="auto"/>
      </w:pPr>
      <w:bookmarkStart w:name="_Toc314366817" w:id="1819086921"/>
      <w:r w:rsidR="3AFE5C85">
        <w:rPr/>
        <w:t>Searching for a recor</w:t>
      </w:r>
      <w:r w:rsidR="750DE047">
        <w:rPr/>
        <w:t xml:space="preserve">d </w:t>
      </w:r>
      <w:r w:rsidRPr="6940F363" w:rsidR="750DE047">
        <w:rPr>
          <w:highlight w:val="yellow"/>
        </w:rPr>
        <w:t>within local authority</w:t>
      </w:r>
      <w:r w:rsidR="750DE047">
        <w:rPr/>
        <w:t xml:space="preserve"> </w:t>
      </w:r>
      <w:bookmarkEnd w:id="1819086921"/>
    </w:p>
    <w:p w:rsidR="003C2AE0" w:rsidRDefault="00C15C95" w14:paraId="625B8EC8" w14:textId="77777777">
      <w:pPr>
        <w:numPr>
          <w:ilvl w:val="0"/>
          <w:numId w:val="29"/>
        </w:numPr>
        <w:ind w:hanging="360"/>
      </w:pPr>
      <w:r>
        <w:t xml:space="preserve">Click on Applicant Screen if searching for an individual, or Household section if you are searching for a FAM ID reference. </w:t>
      </w:r>
    </w:p>
    <w:p w:rsidRPr="00003198" w:rsidR="003C2AE0" w:rsidRDefault="00C15C95" w14:paraId="625B8EC9" w14:textId="61BED94F">
      <w:pPr>
        <w:numPr>
          <w:ilvl w:val="0"/>
          <w:numId w:val="29"/>
        </w:numPr>
        <w:ind w:hanging="360"/>
        <w:rPr>
          <w:highlight w:val="yellow"/>
        </w:rPr>
      </w:pPr>
      <w:r w:rsidRPr="00003198">
        <w:rPr>
          <w:highlight w:val="yellow"/>
        </w:rPr>
        <w:t xml:space="preserve">Enter a search term into the search tool </w:t>
      </w:r>
      <w:r w:rsidRPr="00003198" w:rsidR="76B99E62">
        <w:rPr>
          <w:noProof/>
          <w:highlight w:val="yellow"/>
        </w:rPr>
        <w:drawing>
          <wp:inline distT="0" distB="0" distL="0" distR="0" wp14:anchorId="5CB8F060" wp14:editId="1C1123E3">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003198">
        <w:rPr>
          <w:highlight w:val="yellow"/>
        </w:rPr>
        <w:t xml:space="preserve">and press enter. For example, you may want to search for an applicant using their last name. </w:t>
      </w:r>
    </w:p>
    <w:p w:rsidR="003C2AE0" w:rsidRDefault="00C15C95" w14:paraId="625B8ECA" w14:textId="77777777">
      <w:pPr>
        <w:ind w:left="360"/>
      </w:pPr>
      <w:r>
        <w:rPr>
          <w:noProof/>
          <w:color w:val="2B579A"/>
          <w:shd w:val="clear" w:color="auto" w:fill="E6E6E6"/>
        </w:rPr>
        <w:drawing>
          <wp:inline distT="114300" distB="114300" distL="114300" distR="114300" wp14:anchorId="625B91D1" wp14:editId="625B91D2">
            <wp:extent cx="1841500" cy="431800"/>
            <wp:effectExtent l="0" t="0" r="0" 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9"/>
                    <a:srcRect/>
                    <a:stretch>
                      <a:fillRect/>
                    </a:stretch>
                  </pic:blipFill>
                  <pic:spPr>
                    <a:xfrm>
                      <a:off x="0" y="0"/>
                      <a:ext cx="1841500" cy="431800"/>
                    </a:xfrm>
                    <a:prstGeom prst="rect">
                      <a:avLst/>
                    </a:prstGeom>
                    <a:ln/>
                  </pic:spPr>
                </pic:pic>
              </a:graphicData>
            </a:graphic>
          </wp:inline>
        </w:drawing>
      </w:r>
    </w:p>
    <w:p w:rsidR="003C2AE0" w:rsidRDefault="00C15C95" w14:paraId="625B8ECB" w14:textId="77777777">
      <w:pPr>
        <w:numPr>
          <w:ilvl w:val="0"/>
          <w:numId w:val="46"/>
        </w:numPr>
        <w:ind w:hanging="360"/>
      </w:pPr>
      <w:r>
        <w:t xml:space="preserve">This will filter the table to show the relevant results. </w:t>
      </w:r>
    </w:p>
    <w:p w:rsidR="003C2AE0" w:rsidRDefault="00C15C95" w14:paraId="625B8ECC" w14:textId="77777777">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4572000" cy="1193800"/>
                    </a:xfrm>
                    <a:prstGeom prst="rect">
                      <a:avLst/>
                    </a:prstGeom>
                    <a:ln/>
                  </pic:spPr>
                </pic:pic>
              </a:graphicData>
            </a:graphic>
          </wp:inline>
        </w:drawing>
      </w:r>
    </w:p>
    <w:p w:rsidR="003C2AE0" w:rsidRDefault="00C15C95" w14:paraId="625B8ECD" w14:textId="77777777">
      <w:r>
        <w:t xml:space="preserve"> </w:t>
      </w:r>
    </w:p>
    <w:p w:rsidR="003C2AE0" w:rsidP="1ACB620F" w:rsidRDefault="3AFE5C85" w14:paraId="625B8ECE" w14:textId="14DECE28">
      <w:pPr>
        <w:rPr>
          <w:highlight w:val="yellow"/>
        </w:rPr>
      </w:pPr>
      <w:r>
        <w:t xml:space="preserve"> </w:t>
      </w:r>
      <w:r w:rsidRPr="1ACB620F">
        <w:rPr>
          <w:highlight w:val="yellow"/>
        </w:rPr>
        <w:t>You can also search for a sponsor or applicant across the whole system.</w:t>
      </w:r>
      <w:r>
        <w:t xml:space="preserve"> </w:t>
      </w:r>
    </w:p>
    <w:p w:rsidR="003C2AE0" w:rsidP="1ACB620F" w:rsidRDefault="3AFE5C85" w14:paraId="625B8ED2" w14:textId="1874EE14">
      <w:pPr>
        <w:pStyle w:val="ListParagraph"/>
        <w:numPr>
          <w:ilvl w:val="0"/>
          <w:numId w:val="2"/>
        </w:numPr>
        <w:rPr>
          <w:highlight w:val="yellow"/>
        </w:rPr>
      </w:pPr>
      <w:r>
        <w:t xml:space="preserve"> </w:t>
      </w:r>
      <w:r w:rsidRPr="1ACB620F">
        <w:rPr>
          <w:highlight w:val="yellow"/>
        </w:rPr>
        <w:t>Search for sponsors and applicants by entering their name into the search bar and pressing enter or clicking the search icon.</w:t>
      </w:r>
      <w:r>
        <w:t xml:space="preserve"> </w:t>
      </w:r>
    </w:p>
    <w:p w:rsidR="003C2AE0" w:rsidP="1ACB620F" w:rsidRDefault="00C15C95" w14:paraId="625B8ED3" w14:textId="77777777">
      <w:pPr>
        <w:ind w:left="720"/>
        <w:rPr>
          <w:highlight w:val="yellow"/>
        </w:rPr>
      </w:pPr>
      <w:r>
        <w:rPr>
          <w:noProof/>
          <w:color w:val="2B579A"/>
          <w:shd w:val="clear" w:color="auto" w:fill="E6E6E6"/>
        </w:rPr>
        <w:drawing>
          <wp:inline distT="114300" distB="114300" distL="114300" distR="114300" wp14:anchorId="625B91D7" wp14:editId="625B91D8">
            <wp:extent cx="5448300" cy="3683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1"/>
                    <a:srcRect/>
                    <a:stretch>
                      <a:fillRect/>
                    </a:stretch>
                  </pic:blipFill>
                  <pic:spPr>
                    <a:xfrm>
                      <a:off x="0" y="0"/>
                      <a:ext cx="5448300" cy="368300"/>
                    </a:xfrm>
                    <a:prstGeom prst="rect">
                      <a:avLst/>
                    </a:prstGeom>
                    <a:ln/>
                  </pic:spPr>
                </pic:pic>
              </a:graphicData>
            </a:graphic>
          </wp:inline>
        </w:drawing>
      </w:r>
    </w:p>
    <w:p w:rsidR="003C2AE0" w:rsidP="1ACB620F" w:rsidRDefault="3AFE5C85" w14:paraId="625B8ED4" w14:textId="2A68A9D1">
      <w:pPr>
        <w:numPr>
          <w:ilvl w:val="0"/>
          <w:numId w:val="2"/>
        </w:numPr>
        <w:ind w:hanging="360"/>
        <w:rPr>
          <w:highlight w:val="yellow"/>
        </w:rPr>
      </w:pPr>
      <w:r w:rsidRPr="1ACB620F">
        <w:rPr>
          <w:highlight w:val="yellow"/>
        </w:rPr>
        <w:t xml:space="preserve">Your search results will then display in different tab: </w:t>
      </w:r>
      <w:r w:rsidRPr="1ACB620F" w:rsidR="6048B152">
        <w:rPr>
          <w:highlight w:val="yellow"/>
        </w:rPr>
        <w:t>Contacts (Applicants)</w:t>
      </w:r>
      <w:r w:rsidRPr="1ACB620F" w:rsidR="371F038B">
        <w:rPr>
          <w:highlight w:val="yellow"/>
        </w:rPr>
        <w:t>, Sponsors and Applications</w:t>
      </w:r>
      <w:r w:rsidRPr="1ACB620F">
        <w:rPr>
          <w:highlight w:val="yellow"/>
        </w:rPr>
        <w:t>.</w:t>
      </w:r>
      <w:r>
        <w:t xml:space="preserve"> </w:t>
      </w:r>
    </w:p>
    <w:p w:rsidR="003C2AE0" w:rsidP="1ACB620F" w:rsidRDefault="5C9F80E9" w14:paraId="625B8ED5" w14:textId="6FBDE93F">
      <w:pPr>
        <w:ind w:left="720"/>
        <w:rPr>
          <w:highlight w:val="yellow"/>
        </w:rPr>
      </w:pPr>
      <w:commentRangeStart w:id="1957385107"/>
      <w:r w:rsidR="5C9F80E9">
        <w:drawing>
          <wp:inline wp14:editId="03F55FFC" wp14:anchorId="3C2A430C">
            <wp:extent cx="4572000" cy="1285875"/>
            <wp:effectExtent l="0" t="0" r="0" b="0"/>
            <wp:docPr id="1440478490" name="Picture 1440478490" title=""/>
            <wp:cNvGraphicFramePr>
              <a:graphicFrameLocks noChangeAspect="1"/>
            </wp:cNvGraphicFramePr>
            <a:graphic>
              <a:graphicData uri="http://schemas.openxmlformats.org/drawingml/2006/picture">
                <pic:pic>
                  <pic:nvPicPr>
                    <pic:cNvPr id="0" name="Picture 1440478490"/>
                    <pic:cNvPicPr/>
                  </pic:nvPicPr>
                  <pic:blipFill>
                    <a:blip r:embed="Ra8108560b6264e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85875"/>
                    </a:xfrm>
                    <a:prstGeom prst="rect">
                      <a:avLst/>
                    </a:prstGeom>
                  </pic:spPr>
                </pic:pic>
              </a:graphicData>
            </a:graphic>
          </wp:inline>
        </w:drawing>
      </w:r>
      <w:commentRangeEnd w:id="1957385107"/>
      <w:r>
        <w:rPr>
          <w:rStyle w:val="CommentReference"/>
        </w:rPr>
        <w:commentReference w:id="1957385107"/>
      </w:r>
    </w:p>
    <w:p w:rsidR="003C2AE0" w:rsidP="1ACB620F" w:rsidRDefault="3AFE5C85" w14:paraId="625B8ED7" w14:textId="238E197B">
      <w:pPr>
        <w:numPr>
          <w:ilvl w:val="0"/>
          <w:numId w:val="2"/>
        </w:numPr>
        <w:ind w:hanging="360"/>
        <w:rPr>
          <w:highlight w:val="yellow"/>
        </w:rPr>
      </w:pPr>
      <w:r>
        <w:lastRenderedPageBreak/>
        <w:t xml:space="preserve"> </w:t>
      </w:r>
      <w:r w:rsidRPr="1ACB620F">
        <w:rPr>
          <w:highlight w:val="yellow"/>
        </w:rPr>
        <w:t>You can click on the record to access further information.</w:t>
      </w:r>
      <w:r>
        <w:t xml:space="preserve"> </w:t>
      </w:r>
    </w:p>
    <w:p w:rsidR="4E138579" w:rsidP="1ACB620F" w:rsidRDefault="4E138579" w14:paraId="7371C9A8" w14:textId="2418A1C0">
      <w:pPr>
        <w:numPr>
          <w:ilvl w:val="0"/>
          <w:numId w:val="2"/>
        </w:numPr>
        <w:ind w:hanging="360"/>
        <w:rPr>
          <w:highlight w:val="yellow"/>
        </w:rPr>
      </w:pPr>
      <w:r w:rsidRPr="1ACB620F">
        <w:rPr>
          <w:highlight w:val="yellow"/>
        </w:rPr>
        <w:t xml:space="preserve">If you need to filter the information further, open </w:t>
      </w:r>
      <w:r w:rsidRPr="1ACB620F" w:rsidR="1863C7A0">
        <w:rPr>
          <w:highlight w:val="yellow"/>
        </w:rPr>
        <w:t xml:space="preserve">the </w:t>
      </w:r>
      <w:r w:rsidRPr="1ACB620F">
        <w:rPr>
          <w:highlight w:val="yellow"/>
        </w:rPr>
        <w:t xml:space="preserve">Filter pane by clicking on </w:t>
      </w:r>
      <w:r w:rsidR="7CC12E17">
        <w:rPr>
          <w:noProof/>
        </w:rPr>
        <w:drawing>
          <wp:inline distT="0" distB="0" distL="0" distR="0" wp14:anchorId="7B889211" wp14:editId="62A4B4C6">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Pr="1ACB620F" w:rsidR="7CC12E17">
        <w:rPr>
          <w:highlight w:val="yellow"/>
        </w:rPr>
        <w:t>which runs vertically down the right</w:t>
      </w:r>
      <w:r w:rsidRPr="1ACB620F" w:rsidR="39958729">
        <w:rPr>
          <w:highlight w:val="yellow"/>
        </w:rPr>
        <w:t xml:space="preserve"> </w:t>
      </w:r>
      <w:r w:rsidRPr="1ACB620F" w:rsidR="7CC12E17">
        <w:rPr>
          <w:highlight w:val="yellow"/>
        </w:rPr>
        <w:t>side of your screen.</w:t>
      </w:r>
      <w:r w:rsidR="7CC12E17">
        <w:t xml:space="preserve"> </w:t>
      </w:r>
    </w:p>
    <w:p w:rsidR="4D018D31" w:rsidP="1ACB620F" w:rsidRDefault="4D018D31" w14:paraId="18A55CE6" w14:textId="12E4013B">
      <w:pPr>
        <w:numPr>
          <w:ilvl w:val="0"/>
          <w:numId w:val="2"/>
        </w:numPr>
        <w:ind w:hanging="360"/>
        <w:rPr>
          <w:highlight w:val="yellow"/>
        </w:rPr>
      </w:pPr>
      <w:r w:rsidRPr="71D018AC" w:rsidR="4D018D31">
        <w:rPr>
          <w:highlight w:val="yellow"/>
        </w:rPr>
        <w:t xml:space="preserve">If you wish to do an </w:t>
      </w:r>
      <w:r w:rsidRPr="71D018AC" w:rsidR="4FA472AB">
        <w:rPr>
          <w:highlight w:val="yellow"/>
        </w:rPr>
        <w:t>a</w:t>
      </w:r>
      <w:r w:rsidRPr="71D018AC" w:rsidR="4D018D31">
        <w:rPr>
          <w:highlight w:val="yellow"/>
        </w:rPr>
        <w:t xml:space="preserve">dvanced search, you can click on the </w:t>
      </w:r>
      <w:r w:rsidRPr="71D018AC" w:rsidR="5D8F4730">
        <w:rPr>
          <w:highlight w:val="yellow"/>
        </w:rPr>
        <w:t>‘Search for rows in a table using advanced filters</w:t>
      </w:r>
      <w:r w:rsidRPr="71D018AC" w:rsidR="74C467C4">
        <w:rPr>
          <w:highlight w:val="yellow"/>
        </w:rPr>
        <w:t>’</w:t>
      </w:r>
      <w:r w:rsidRPr="71D018AC" w:rsidR="5D8F4730">
        <w:rPr>
          <w:highlight w:val="yellow"/>
        </w:rPr>
        <w:t xml:space="preserve"> option.</w:t>
      </w:r>
    </w:p>
    <w:p w:rsidR="5D8F4730" w:rsidP="71D018AC" w:rsidRDefault="5D8F4730" w14:paraId="61166CFE" w14:textId="1C1A59A6">
      <w:pPr>
        <w:pStyle w:val="Normal"/>
        <w:ind w:left="900"/>
      </w:pPr>
      <w:commentRangeStart w:id="93393276"/>
      <w:r w:rsidR="5D8F4730">
        <w:drawing>
          <wp:inline wp14:editId="42B37A08" wp14:anchorId="53569D46">
            <wp:extent cx="4448175" cy="800100"/>
            <wp:effectExtent l="0" t="0" r="0" b="0"/>
            <wp:docPr id="314961079" name="" title=""/>
            <wp:cNvGraphicFramePr>
              <a:graphicFrameLocks noChangeAspect="1"/>
            </wp:cNvGraphicFramePr>
            <a:graphic>
              <a:graphicData uri="http://schemas.openxmlformats.org/drawingml/2006/picture">
                <pic:pic>
                  <pic:nvPicPr>
                    <pic:cNvPr id="0" name=""/>
                    <pic:cNvPicPr/>
                  </pic:nvPicPr>
                  <pic:blipFill>
                    <a:blip r:embed="R35da31c9c3464cbf">
                      <a:extLst>
                        <a:ext xmlns:a="http://schemas.openxmlformats.org/drawingml/2006/main" uri="{28A0092B-C50C-407E-A947-70E740481C1C}">
                          <a14:useLocalDpi val="0"/>
                        </a:ext>
                      </a:extLst>
                    </a:blip>
                    <a:stretch>
                      <a:fillRect/>
                    </a:stretch>
                  </pic:blipFill>
                  <pic:spPr>
                    <a:xfrm>
                      <a:off x="0" y="0"/>
                      <a:ext cx="4448175" cy="800100"/>
                    </a:xfrm>
                    <a:prstGeom prst="rect">
                      <a:avLst/>
                    </a:prstGeom>
                  </pic:spPr>
                </pic:pic>
              </a:graphicData>
            </a:graphic>
          </wp:inline>
        </w:drawing>
      </w:r>
      <w:commentRangeEnd w:id="93393276"/>
      <w:r>
        <w:rPr>
          <w:rStyle w:val="CommentReference"/>
        </w:rPr>
        <w:commentReference w:id="93393276"/>
      </w:r>
    </w:p>
    <w:p w:rsidRPr="002735E1" w:rsidR="5CFA22EF" w:rsidP="76CBAEAD" w:rsidRDefault="002735E1" w14:paraId="43847E13" w14:textId="28861066">
      <w:pPr>
        <w:pStyle w:val="Heading2"/>
        <w:spacing w:line="291" w:lineRule="auto"/>
      </w:pPr>
      <w:bookmarkStart w:name="_Searching_for_a" w:id="23"/>
      <w:bookmarkEnd w:id="23"/>
      <w:bookmarkStart w:name="_Toc566092223" w:id="589467102"/>
      <w:r>
        <w:br/>
      </w:r>
      <w:r w:rsidR="17D557D9">
        <w:rPr/>
        <w:t>Searching for a record outside of your local authority</w:t>
      </w:r>
      <w:bookmarkEnd w:id="589467102"/>
    </w:p>
    <w:p w:rsidRPr="002735E1" w:rsidR="5CFA22EF" w:rsidP="76CBAEAD" w:rsidRDefault="17D557D9" w14:paraId="79C499F8" w14:textId="3EEA417F">
      <w:pPr>
        <w:spacing w:line="257" w:lineRule="auto"/>
      </w:pPr>
      <w:r>
        <w:t>The ‘out of area search’ function has been developed to enable you to find basic information about any record within the platform, regardless of which local authority the record is assigned to.</w:t>
      </w:r>
    </w:p>
    <w:p w:rsidRPr="002735E1" w:rsidR="5CFA22EF" w:rsidP="76CBAEAD" w:rsidRDefault="17D557D9" w14:paraId="55E6ED4F" w14:textId="72B81774">
      <w:pPr>
        <w:spacing w:line="257" w:lineRule="auto"/>
      </w:pPr>
      <w:r>
        <w:t>To access the out of area search, you need to:</w:t>
      </w:r>
    </w:p>
    <w:p w:rsidRPr="002735E1" w:rsidR="5CFA22EF" w:rsidRDefault="5CFA22EF" w14:paraId="2649C8CE" w14:textId="25CA96A4">
      <w:pPr>
        <w:numPr>
          <w:ilvl w:val="0"/>
          <w:numId w:val="27"/>
        </w:numPr>
        <w:ind w:hanging="360"/>
        <w:rPr/>
      </w:pPr>
      <w:r w:rsidR="5CFA22EF">
        <w:rPr/>
        <w:t>Open the Homes for Ukraine Data Platform using your normal log in details and authentication processes.</w:t>
      </w:r>
    </w:p>
    <w:p w:rsidR="3D800ED9" w:rsidP="71D018AC" w:rsidRDefault="3D800ED9" w14:paraId="3BC8ABC3" w14:textId="036E8633">
      <w:pPr>
        <w:pStyle w:val="Normal"/>
        <w:numPr>
          <w:ilvl w:val="0"/>
          <w:numId w:val="27"/>
        </w:numPr>
        <w:ind w:hanging="360"/>
        <w:rPr>
          <w:highlight w:val="yellow"/>
        </w:rPr>
      </w:pPr>
      <w:r w:rsidRPr="71D018AC" w:rsidR="3D800ED9">
        <w:rPr>
          <w:highlight w:val="yellow"/>
        </w:rPr>
        <w:t xml:space="preserve">Click on </w:t>
      </w:r>
      <w:r w:rsidRPr="71D018AC" w:rsidR="3D800ED9">
        <w:rPr>
          <w:b w:val="1"/>
          <w:bCs w:val="1"/>
          <w:highlight w:val="yellow"/>
        </w:rPr>
        <w:t>Search Applicants from other LA’s</w:t>
      </w:r>
      <w:r w:rsidRPr="71D018AC" w:rsidR="3D800ED9">
        <w:rPr>
          <w:highlight w:val="yellow"/>
        </w:rPr>
        <w:t xml:space="preserve"> which is listed under People in the </w:t>
      </w:r>
      <w:r w:rsidRPr="71D018AC" w:rsidR="0AE2BDFF">
        <w:rPr>
          <w:highlight w:val="yellow"/>
        </w:rPr>
        <w:t>left-hand</w:t>
      </w:r>
      <w:r w:rsidRPr="71D018AC" w:rsidR="78E35BED">
        <w:rPr>
          <w:highlight w:val="yellow"/>
        </w:rPr>
        <w:t xml:space="preserve"> navigation bar.</w:t>
      </w:r>
    </w:p>
    <w:p w:rsidR="509C8260" w:rsidP="71D018AC" w:rsidRDefault="509C8260" w14:paraId="28AB868E" w14:textId="2A51D8DE">
      <w:pPr>
        <w:pStyle w:val="Normal"/>
        <w:ind w:left="900"/>
        <w:rPr>
          <w:highlight w:val="yellow"/>
        </w:rPr>
      </w:pPr>
      <w:commentRangeStart w:id="212851995"/>
      <w:r w:rsidR="509C8260">
        <w:drawing>
          <wp:inline wp14:editId="6732E205" wp14:anchorId="6C98C64D">
            <wp:extent cx="1903002" cy="2390775"/>
            <wp:effectExtent l="9525" t="9525" r="9525" b="9525"/>
            <wp:docPr id="1123700715" name="" title=""/>
            <wp:cNvGraphicFramePr>
              <a:graphicFrameLocks noChangeAspect="1"/>
            </wp:cNvGraphicFramePr>
            <a:graphic>
              <a:graphicData uri="http://schemas.openxmlformats.org/drawingml/2006/picture">
                <pic:pic>
                  <pic:nvPicPr>
                    <pic:cNvPr id="0" name=""/>
                    <pic:cNvPicPr/>
                  </pic:nvPicPr>
                  <pic:blipFill>
                    <a:blip r:embed="R16053229828a40f5">
                      <a:extLst>
                        <a:ext xmlns:a="http://schemas.openxmlformats.org/drawingml/2006/main" uri="{28A0092B-C50C-407E-A947-70E740481C1C}">
                          <a14:useLocalDpi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commentRangeEnd w:id="212851995"/>
      <w:r>
        <w:rPr>
          <w:rStyle w:val="CommentReference"/>
        </w:rPr>
        <w:commentReference w:id="212851995"/>
      </w:r>
    </w:p>
    <w:p w:rsidR="55F78F19" w:rsidRDefault="51F895F1" w14:paraId="6E620BFD" w14:textId="22AE06F5">
      <w:pPr>
        <w:pStyle w:val="ListParagraph"/>
        <w:numPr>
          <w:ilvl w:val="0"/>
          <w:numId w:val="27"/>
        </w:numPr>
        <w:rPr>
          <w:rPrChange w:author="Lilley, Sarah (COOG - DDAT - Digital)" w:date="2022-10-25T09:30:00Z" w:id="27">
            <w:rPr>
              <w:highlight w:val="yellow"/>
            </w:rPr>
          </w:rPrChange>
        </w:rPr>
      </w:pPr>
      <w:r w:rsidRPr="71D018AC" w:rsidR="51F895F1">
        <w:rPr>
          <w:rPrChange w:author="Lilley, Sarah (COOG - DDAT - Digital)" w:date="2022-10-25T09:30:00Z" w:id="1957542845">
            <w:rPr>
              <w:highlight w:val="yellow"/>
            </w:rPr>
          </w:rPrChange>
        </w:rPr>
        <w:t>Once the search screen has opened you will find two options in the left-hand navigation</w:t>
      </w:r>
    </w:p>
    <w:p w:rsidR="55F78F19" w:rsidP="2A5EC7DA" w:rsidRDefault="78ADA39E" w14:paraId="4E538FC2" w14:textId="558C41BF">
      <w:pPr>
        <w:spacing w:line="257" w:lineRule="auto"/>
        <w:ind w:left="720"/>
        <w:rPr>
          <w:rPrChange w:author="Lilley, Sarah (COOG - DDAT - Digital)" w:date="2022-10-25T09:30:00Z" w:id="29">
            <w:rPr>
              <w:highlight w:val="yellow"/>
            </w:rPr>
          </w:rPrChange>
        </w:rPr>
      </w:pPr>
      <w:r w:rsidRPr="5DD2F5E6">
        <w:rPr>
          <w:b/>
          <w:bCs/>
        </w:rPr>
        <w:t>Applicants</w:t>
      </w:r>
      <w:r w:rsidRPr="2A5EC7DA" w:rsidR="51F895F1">
        <w:rPr>
          <w:rPrChange w:author="Lilley, Sarah (COOG - DDAT - Digital)" w:date="2022-10-25T09:30:00Z" w:id="30">
            <w:rPr>
              <w:highlight w:val="yellow"/>
            </w:rPr>
          </w:rPrChange>
        </w:rPr>
        <w:t xml:space="preserve"> </w:t>
      </w:r>
      <w:r w:rsidR="55F78F19">
        <w:tab/>
      </w:r>
      <w:r w:rsidR="55F78F19">
        <w:tab/>
      </w:r>
      <w:r w:rsidRPr="2A5EC7DA" w:rsidR="51F895F1">
        <w:rPr>
          <w:rPrChange w:author="Lilley, Sarah (COOG - DDAT - Digital)" w:date="2022-10-25T09:30:00Z" w:id="31">
            <w:rPr>
              <w:highlight w:val="yellow"/>
            </w:rPr>
          </w:rPrChange>
        </w:rPr>
        <w:t xml:space="preserve">carry out standard household and individual level </w:t>
      </w:r>
      <w:r w:rsidR="55F78F19">
        <w:tab/>
      </w:r>
      <w:r w:rsidR="55F78F19">
        <w:tab/>
      </w:r>
      <w:r w:rsidR="55F78F19">
        <w:tab/>
      </w:r>
      <w:r w:rsidR="55F78F19">
        <w:tab/>
      </w:r>
      <w:r w:rsidRPr="2A5EC7DA" w:rsidR="51F895F1">
        <w:rPr>
          <w:rPrChange w:author="Lilley, Sarah (COOG - DDAT - Digital)" w:date="2022-10-25T09:30:00Z" w:id="32">
            <w:rPr>
              <w:highlight w:val="yellow"/>
            </w:rPr>
          </w:rPrChange>
        </w:rPr>
        <w:t xml:space="preserve">searches as detailed in the user guide. These are limited </w:t>
      </w:r>
      <w:r w:rsidR="55F78F19">
        <w:tab/>
      </w:r>
      <w:r w:rsidR="55F78F19">
        <w:tab/>
      </w:r>
      <w:r w:rsidR="55F78F19">
        <w:tab/>
      </w:r>
      <w:r w:rsidRPr="2A5EC7DA" w:rsidR="51F895F1">
        <w:rPr>
          <w:rPrChange w:author="Lilley, Sarah (COOG - DDAT - Digital)" w:date="2022-10-25T09:30:00Z" w:id="33">
            <w:rPr>
              <w:highlight w:val="yellow"/>
            </w:rPr>
          </w:rPrChange>
        </w:rPr>
        <w:t>to those in your defined area.</w:t>
      </w:r>
    </w:p>
    <w:p w:rsidR="55F78F19" w:rsidP="2A5EC7DA" w:rsidRDefault="51F895F1" w14:paraId="739C5346" w14:textId="7FC23760">
      <w:pPr>
        <w:spacing w:line="257" w:lineRule="auto"/>
        <w:ind w:left="720"/>
        <w:rPr>
          <w:rPrChange w:author="Lilley, Sarah (COOG - DDAT - Digital)" w:date="2022-10-25T09:30:00Z" w:id="34">
            <w:rPr>
              <w:highlight w:val="yellow"/>
            </w:rPr>
          </w:rPrChange>
        </w:rPr>
      </w:pPr>
      <w:r w:rsidRPr="2A5EC7DA">
        <w:rPr>
          <w:b/>
          <w:bCs/>
          <w:rPrChange w:author="Lilley, Sarah (COOG - DDAT - Digital)" w:date="2022-10-25T09:30:00Z" w:id="35">
            <w:rPr>
              <w:b/>
              <w:bCs/>
              <w:highlight w:val="yellow"/>
            </w:rPr>
          </w:rPrChange>
        </w:rPr>
        <w:lastRenderedPageBreak/>
        <w:t>Applicant Search</w:t>
      </w:r>
      <w:r w:rsidR="55F78F19">
        <w:tab/>
      </w:r>
      <w:r w:rsidRPr="2A5EC7DA">
        <w:rPr>
          <w:rPrChange w:author="Lilley, Sarah (COOG - DDAT - Digital)" w:date="2022-10-25T09:30:00Z" w:id="36">
            <w:rPr>
              <w:highlight w:val="yellow"/>
            </w:rPr>
          </w:rPrChange>
        </w:rPr>
        <w:t xml:space="preserve">Enables you to search by name to identify records which </w:t>
      </w:r>
      <w:r w:rsidR="55F78F19">
        <w:tab/>
      </w:r>
      <w:r w:rsidR="55F78F19">
        <w:tab/>
      </w:r>
      <w:r w:rsidR="55F78F19">
        <w:tab/>
      </w:r>
      <w:r w:rsidRPr="2A5EC7DA">
        <w:rPr>
          <w:rPrChange w:author="Lilley, Sarah (COOG - DDAT - Digital)" w:date="2022-10-25T09:30:00Z" w:id="37">
            <w:rPr>
              <w:highlight w:val="yellow"/>
            </w:rPr>
          </w:rPrChange>
        </w:rPr>
        <w:t xml:space="preserve">match the search criteria irrelevant of which Local </w:t>
      </w:r>
      <w:r w:rsidR="55F78F19">
        <w:tab/>
      </w:r>
      <w:r w:rsidR="55F78F19">
        <w:tab/>
      </w:r>
      <w:r w:rsidR="55F78F19">
        <w:tab/>
      </w:r>
      <w:r w:rsidR="55F78F19">
        <w:tab/>
      </w:r>
      <w:r w:rsidRPr="2A5EC7DA">
        <w:rPr>
          <w:rPrChange w:author="Lilley, Sarah (COOG - DDAT - Digital)" w:date="2022-10-25T09:30:00Z" w:id="38">
            <w:rPr>
              <w:highlight w:val="yellow"/>
            </w:rPr>
          </w:rPrChange>
        </w:rPr>
        <w:t>Authority ‘owns’ the record.</w:t>
      </w:r>
      <w:r w:rsidRPr="2A5EC7DA">
        <w:t xml:space="preserve">  </w:t>
      </w:r>
    </w:p>
    <w:p w:rsidR="4D57C4DC" w:rsidP="2A5EC7DA" w:rsidRDefault="5BFA4993" w14:paraId="366E9985" w14:textId="3A5CB41A">
      <w:pPr>
        <w:spacing w:line="257" w:lineRule="auto"/>
        <w:ind w:left="450"/>
        <w:rPr>
          <w:rPrChange w:author="Lilley, Sarah (COOG - DDAT - Digital)" w:date="2022-10-25T09:30:00Z" w:id="39">
            <w:rPr>
              <w:highlight w:val="yellow"/>
            </w:rPr>
          </w:rPrChange>
        </w:rPr>
      </w:pPr>
      <w:r>
        <w:rPr>
          <w:noProof/>
        </w:rPr>
        <w:drawing>
          <wp:inline distT="0" distB="0" distL="0" distR="0" wp14:anchorId="6BCA4CD7" wp14:editId="788BF279">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rsidR="55F78F19" w:rsidRDefault="51F895F1" w14:paraId="262915BF" w14:textId="1549CA5A">
      <w:pPr>
        <w:pStyle w:val="ListParagraph"/>
        <w:numPr>
          <w:ilvl w:val="0"/>
          <w:numId w:val="27"/>
        </w:numPr>
        <w:spacing w:line="257" w:lineRule="auto"/>
        <w:rPr>
          <w:rPrChange w:author="Lilley, Sarah (COOG - DDAT - Digital)" w:date="2022-10-25T09:30:00Z" w:id="40">
            <w:rPr>
              <w:highlight w:val="yellow"/>
            </w:rPr>
          </w:rPrChange>
        </w:rPr>
      </w:pPr>
      <w:r w:rsidRPr="71D018AC" w:rsidR="51F895F1">
        <w:rPr>
          <w:rPrChange w:author="Lilley, Sarah (COOG - DDAT - Digital)" w:date="2022-10-25T09:30:00Z" w:id="1427404868">
            <w:rPr>
              <w:highlight w:val="yellow"/>
            </w:rPr>
          </w:rPrChange>
        </w:rPr>
        <w:t>Type full or part of the person’s name in the search box using a minimum of 3 characters.  This search does not use wildcard characters and will return a maximum of 200 lines of data.</w:t>
      </w:r>
    </w:p>
    <w:p w:rsidR="55F78F19" w:rsidP="2A5EC7DA" w:rsidRDefault="55F78F19" w14:paraId="6E1C5C79" w14:textId="1FC2F090">
      <w:pPr>
        <w:spacing w:line="257" w:lineRule="auto"/>
        <w:ind w:left="131"/>
        <w:rPr>
          <w:rPrChange w:author="Lilley, Sarah (COOG - DDAT - Digital)" w:date="2022-10-25T09:30:00Z" w:id="42">
            <w:rPr>
              <w:highlight w:val="yellow"/>
            </w:rPr>
          </w:rPrChange>
        </w:rPr>
      </w:pPr>
      <w:r>
        <w:br/>
      </w:r>
      <w:r w:rsidRPr="2A5EC7DA" w:rsidR="51F895F1">
        <w:rPr>
          <w:b/>
          <w:bCs/>
          <w:rPrChange w:author="Lilley, Sarah (COOG - DDAT - Digital)" w:date="2022-10-25T09:30:00Z" w:id="43">
            <w:rPr>
              <w:b/>
              <w:bCs/>
              <w:highlight w:val="yellow"/>
            </w:rPr>
          </w:rPrChange>
        </w:rPr>
        <w:t>Please Note:</w:t>
      </w:r>
      <w:r w:rsidRPr="2A5EC7DA" w:rsidR="51F895F1">
        <w:rPr>
          <w:rPrChange w:author="Lilley, Sarah (COOG - DDAT - Digital)" w:date="2022-10-25T09:30:00Z" w:id="44">
            <w:rPr>
              <w:highlight w:val="yellow"/>
            </w:rPr>
          </w:rPrChange>
        </w:rPr>
        <w:t xml:space="preserve">  You are still unable to access records that sit outside of your local authority, but you can use the information provided to contact the owning local authority and discuss any appropriate action.  A list of Data Champions can be provided.</w:t>
      </w:r>
    </w:p>
    <w:p w:rsidR="55F78F19" w:rsidP="2A5EC7DA" w:rsidRDefault="51F895F1" w14:paraId="2A6EB261" w14:textId="68B4DF72">
      <w:pPr>
        <w:spacing w:line="257" w:lineRule="auto"/>
        <w:rPr>
          <w:del w:author="Lilley, Sarah (COOG - DDAT - Digital)" w:date="2022-10-31T14:11:30.502Z" w:id="211419949"/>
          <w:b w:val="1"/>
          <w:bCs w:val="1"/>
          <w:rPrChange w:author="Lilley, Sarah (COOG - DDAT - Digital)" w:date="2022-10-25T09:30:00Z" w:id="1649439264">
            <w:rPr>
              <w:del w:author="Lilley, Sarah (COOG - DDAT - Digital)" w:date="2022-10-31T14:11:30.502Z" w:id="288912787"/>
              <w:b w:val="1"/>
              <w:bCs w:val="1"/>
              <w:highlight w:val="yellow"/>
            </w:rPr>
          </w:rPrChange>
        </w:rPr>
      </w:pPr>
      <w:r w:rsidRPr="71D018AC" w:rsidR="51F895F1">
        <w:rPr>
          <w:rFonts w:ascii="Calibri" w:hAnsi="Calibri" w:eastAsia="Calibri" w:cs="Calibri"/>
          <w:sz w:val="22"/>
          <w:szCs w:val="22"/>
        </w:rPr>
        <w:t xml:space="preserve"> </w:t>
      </w:r>
      <w:r>
        <w:br/>
      </w:r>
      <w:del w:author="Lilley, Sarah (COOG - DDAT - Digital)" w:date="2022-10-31T14:11:30.503Z" w:id="931021330">
        <w:r w:rsidRPr="71D018AC" w:rsidDel="51F895F1">
          <w:rPr>
            <w:b w:val="1"/>
            <w:bCs w:val="1"/>
            <w:sz w:val="28"/>
            <w:szCs w:val="28"/>
            <w:rPrChange w:author="Lilley, Sarah (COOG - DDAT - Digital)" w:date="2022-10-25T09:30:00Z" w:id="1739037760">
              <w:rPr>
                <w:b w:val="1"/>
                <w:bCs w:val="1"/>
                <w:sz w:val="28"/>
                <w:szCs w:val="28"/>
                <w:highlight w:val="yellow"/>
              </w:rPr>
            </w:rPrChange>
          </w:rPr>
          <w:delText>Returning to the Homes for Ukraine Data Platform</w:delText>
        </w:r>
      </w:del>
    </w:p>
    <w:p w:rsidR="55F78F19" w:rsidP="2A5EC7DA" w:rsidRDefault="51F895F1" w14:paraId="617C32B2" w14:textId="67EB5173">
      <w:pPr>
        <w:spacing w:line="257" w:lineRule="auto"/>
        <w:rPr>
          <w:del w:author="Lilley, Sarah (COOG - DDAT - Digital)" w:date="2022-10-31T14:11:30.502Z" w:id="1995464606"/>
          <w:rPrChange w:author="Lilley, Sarah (COOG - DDAT - Digital)" w:date="2022-10-25T09:30:00Z" w:id="717383860">
            <w:rPr>
              <w:del w:author="Lilley, Sarah (COOG - DDAT - Digital)" w:date="2022-10-31T14:11:30.502Z" w:id="757987586"/>
              <w:highlight w:val="yellow"/>
            </w:rPr>
          </w:rPrChange>
        </w:rPr>
      </w:pPr>
      <w:del w:author="Lilley, Sarah (COOG - DDAT - Digital)" w:date="2022-10-31T14:11:30.502Z" w:id="649501710">
        <w:r w:rsidRPr="71D018AC" w:rsidDel="51F895F1">
          <w:rPr>
            <w:rPrChange w:author="Lilley, Sarah (COOG - DDAT - Digital)" w:date="2022-10-25T09:30:00Z" w:id="802364910">
              <w:rPr>
                <w:highlight w:val="yellow"/>
              </w:rPr>
            </w:rPrChange>
          </w:rPr>
          <w:delText>When you have completed your search and wish to return to the main Homes for Ukraine Data Platform:</w:delText>
        </w:r>
      </w:del>
    </w:p>
    <w:p w:rsidR="55F78F19" w:rsidRDefault="4E11257F" w14:paraId="005A99DB" w14:textId="6AEE960F">
      <w:pPr>
        <w:pStyle w:val="ListParagraph"/>
        <w:numPr>
          <w:ilvl w:val="0"/>
          <w:numId w:val="82"/>
        </w:numPr>
        <w:spacing w:line="257" w:lineRule="auto"/>
        <w:rPr>
          <w:del w:author="Lilley, Sarah (COOG - DDAT - Digital)" w:date="2022-10-31T14:11:30.479Z" w:id="829653461"/>
          <w:rPrChange w:author="Lilley, Sarah (COOG - DDAT - Digital)" w:date="2022-10-25T09:30:00Z" w:id="345189414">
            <w:rPr>
              <w:del w:author="Lilley, Sarah (COOG - DDAT - Digital)" w:date="2022-10-31T14:11:30.479Z" w:id="223558892"/>
              <w:highlight w:val="yellow"/>
            </w:rPr>
          </w:rPrChange>
        </w:rPr>
      </w:pPr>
      <w:del w:author="Lilley, Sarah (COOG - DDAT - Digital)" w:date="2022-10-31T14:11:30.502Z" w:id="1830634671">
        <w:r w:rsidRPr="71D018AC" w:rsidDel="4E11257F">
          <w:rPr>
            <w:rPrChange w:author="Lilley, Sarah (COOG - DDAT - Digital)" w:date="2022-10-25T09:30:00Z" w:id="1661892507">
              <w:rPr>
                <w:highlight w:val="yellow"/>
              </w:rPr>
            </w:rPrChange>
          </w:rPr>
          <w:delText xml:space="preserve">Click on ‘Search applicants from other LA’s’ header. This will take you back to the ‘published apps’ page. </w:delText>
        </w:r>
        <w:r>
          <w:br/>
        </w:r>
        <w:r>
          <w:br/>
        </w:r>
        <w:r w:rsidR="2A7A3546">
          <w:drawing>
            <wp:inline wp14:editId="687464D2" wp14:anchorId="07054C09">
              <wp:extent cx="3738562" cy="381645"/>
              <wp:effectExtent l="0" t="0" r="0" b="0"/>
              <wp:docPr id="543859963" name="Picture 543859963" title=""/>
              <wp:cNvGraphicFramePr>
                <a:graphicFrameLocks noChangeAspect="1"/>
              </wp:cNvGraphicFramePr>
              <a:graphic>
                <a:graphicData uri="http://schemas.openxmlformats.org/drawingml/2006/picture">
                  <pic:pic>
                    <pic:nvPicPr>
                      <pic:cNvPr id="0" name="Picture 543859963"/>
                      <pic:cNvPicPr/>
                    </pic:nvPicPr>
                    <pic:blipFill>
                      <a:blip r:embed="Ra0476d9a0d3a4c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38562" cy="381645"/>
                      </a:xfrm>
                      <a:prstGeom prst="rect">
                        <a:avLst/>
                      </a:prstGeom>
                    </pic:spPr>
                  </pic:pic>
                </a:graphicData>
              </a:graphic>
            </wp:inline>
          </w:drawing>
        </w:r>
        <w:r>
          <w:br/>
        </w:r>
      </w:del>
    </w:p>
    <w:p w:rsidR="55F78F19" w:rsidRDefault="4E11257F" w14:paraId="19BB1541" w14:textId="5518EF49">
      <w:pPr>
        <w:pStyle w:val="ListParagraph"/>
        <w:numPr>
          <w:ilvl w:val="0"/>
          <w:numId w:val="82"/>
        </w:numPr>
        <w:spacing w:line="257" w:lineRule="auto"/>
        <w:rPr>
          <w:del w:author="Lilley, Sarah (COOG - DDAT - Digital)" w:date="2022-10-31T14:11:30.42Z" w:id="1025996869"/>
        </w:rPr>
      </w:pPr>
      <w:del w:author="Lilley, Sarah (COOG - DDAT - Digital)" w:date="2022-10-31T14:11:30.479Z" w:id="177288016">
        <w:r w:rsidRPr="71D018AC" w:rsidDel="4E11257F">
          <w:rPr>
            <w:rPrChange w:author="Lilley, Sarah (COOG - DDAT - Digital)" w:date="2022-10-25T09:30:00Z" w:id="2131948252">
              <w:rPr>
                <w:highlight w:val="yellow"/>
              </w:rPr>
            </w:rPrChange>
          </w:rPr>
          <w:delText>Click on the Nightingale App to take you back to the full Homes for Ukraine Data Platform.</w:delText>
        </w:r>
      </w:del>
    </w:p>
    <w:p w:rsidR="00A73899" w:rsidP="00A73899" w:rsidRDefault="00A73899" w14:paraId="08C03845" w14:textId="77777777">
      <w:pPr>
        <w:spacing w:line="257" w:lineRule="auto"/>
      </w:pPr>
    </w:p>
    <w:p w:rsidR="003C2AE0" w:rsidRDefault="4B8A35D5" w14:paraId="625B8ED8" w14:textId="2E2433E1">
      <w:pPr>
        <w:pStyle w:val="Heading2"/>
        <w:pageBreakBefore/>
      </w:pPr>
      <w:bookmarkStart w:name="_Toc1382726306" w:id="141412083"/>
      <w:r w:rsidR="4B8A35D5">
        <w:rPr/>
        <w:t>W</w:t>
      </w:r>
      <w:r w:rsidR="3AFE5C85">
        <w:rPr/>
        <w:t>elcome Centre Checks</w:t>
      </w:r>
      <w:r w:rsidR="3AFE5C85">
        <w:rPr/>
        <w:t xml:space="preserve"> </w:t>
      </w:r>
      <w:bookmarkEnd w:id="141412083"/>
    </w:p>
    <w:p w:rsidR="003C2AE0" w:rsidRDefault="00C15C95" w14:paraId="625B8ED9" w14:textId="77777777">
      <w:r>
        <w:t xml:space="preserve">When a person or household group arrives at a Welcome Centre, there are several checks that need to take place before they are ready to be matched to suitable accommodation.   These are grouped into three checklists. </w:t>
      </w:r>
    </w:p>
    <w:p w:rsidR="003C2AE0" w:rsidP="5DD2F5E6" w:rsidRDefault="00C15C95" w14:paraId="625B8EDA" w14:textId="77777777">
      <w:pPr>
        <w:pStyle w:val="ListParagraph"/>
        <w:numPr>
          <w:ilvl w:val="0"/>
          <w:numId w:val="91"/>
        </w:numPr>
        <w:spacing w:line="257" w:lineRule="auto"/>
      </w:pPr>
      <w:r>
        <w:t xml:space="preserve">Initial Check in </w:t>
      </w:r>
    </w:p>
    <w:p w:rsidR="003C2AE0" w:rsidP="5DD2F5E6" w:rsidRDefault="00C15C95" w14:paraId="625B8EDB" w14:textId="77777777">
      <w:pPr>
        <w:pStyle w:val="ListParagraph"/>
        <w:numPr>
          <w:ilvl w:val="0"/>
          <w:numId w:val="91"/>
        </w:numPr>
        <w:spacing w:line="257" w:lineRule="auto"/>
      </w:pPr>
      <w:r>
        <w:t>2</w:t>
      </w:r>
      <w:r>
        <w:rPr>
          <w:sz w:val="32"/>
          <w:szCs w:val="32"/>
          <w:vertAlign w:val="superscript"/>
        </w:rPr>
        <w:t>nd</w:t>
      </w:r>
      <w:r>
        <w:t xml:space="preserve"> Stage checks (usually relatively close to the initial checking in) </w:t>
      </w:r>
    </w:p>
    <w:p w:rsidR="003C2AE0" w:rsidP="5DD2F5E6" w:rsidRDefault="00C15C95" w14:paraId="625B8EDC" w14:textId="77777777">
      <w:pPr>
        <w:pStyle w:val="ListParagraph"/>
        <w:numPr>
          <w:ilvl w:val="0"/>
          <w:numId w:val="91"/>
        </w:numPr>
        <w:spacing w:line="257" w:lineRule="auto"/>
      </w:pPr>
      <w:r>
        <w:t>3</w:t>
      </w:r>
      <w:r>
        <w:rPr>
          <w:sz w:val="32"/>
          <w:szCs w:val="32"/>
          <w:vertAlign w:val="superscript"/>
        </w:rPr>
        <w:t>rd</w:t>
      </w:r>
      <w:r>
        <w:t xml:space="preserve"> and Final check </w:t>
      </w:r>
    </w:p>
    <w:p w:rsidR="003C2AE0" w:rsidRDefault="00C15C95" w14:paraId="625B8EDD" w14:textId="77777777">
      <w:r>
        <w:t xml:space="preserve">There are 2 places to update an individual’s record to show the checks that have taken place. </w:t>
      </w:r>
    </w:p>
    <w:p w:rsidR="003C2AE0" w:rsidRDefault="00C15C95" w14:paraId="625B8EDE" w14:textId="77777777">
      <w:pPr>
        <w:numPr>
          <w:ilvl w:val="0"/>
          <w:numId w:val="28"/>
        </w:numPr>
        <w:ind w:hanging="360"/>
      </w:pPr>
      <w:r>
        <w:t xml:space="preserve">Case Notes and Activities </w:t>
      </w:r>
    </w:p>
    <w:p w:rsidR="003C2AE0" w:rsidRDefault="00C15C95" w14:paraId="625B8EDF" w14:textId="77777777">
      <w:pPr>
        <w:numPr>
          <w:ilvl w:val="0"/>
          <w:numId w:val="28"/>
        </w:numPr>
        <w:ind w:hanging="360"/>
      </w:pPr>
      <w:r>
        <w:t xml:space="preserve">Check Box </w:t>
      </w:r>
    </w:p>
    <w:p w:rsidR="003C2AE0" w:rsidRDefault="00C15C95" w14:paraId="625B8EE0" w14:textId="77777777">
      <w:r>
        <w:t xml:space="preserve">Both are under the Summary tab within an individual's record. </w:t>
      </w:r>
    </w:p>
    <w:p w:rsidR="003C2AE0" w:rsidRDefault="00C15C95" w14:paraId="625B8EE1" w14:textId="77777777">
      <w:pPr>
        <w:spacing w:line="291" w:lineRule="auto"/>
      </w:pPr>
      <w:r>
        <w:rPr>
          <w:b/>
        </w:rPr>
        <w:t>Please note</w:t>
      </w:r>
      <w:r>
        <w:t xml:space="preserve">: </w:t>
      </w:r>
    </w:p>
    <w:p w:rsidR="003C2AE0" w:rsidRDefault="00C15C95" w14:paraId="625B8EE2" w14:textId="77777777">
      <w:pPr>
        <w:spacing w:line="291" w:lineRule="auto"/>
      </w:pPr>
      <w:r>
        <w:t xml:space="preserve">Once the checks are finalised, we will build these into the system, however this is the best way to update records in the interim. </w:t>
      </w:r>
    </w:p>
    <w:p w:rsidR="003C2AE0" w:rsidRDefault="00C15C95" w14:paraId="625B8EE3" w14:textId="77777777">
      <w:r>
        <w:t xml:space="preserve"> </w:t>
      </w:r>
    </w:p>
    <w:p w:rsidR="003C2AE0" w:rsidRDefault="3AFE5C85" w14:paraId="625B8EE4" w14:textId="77777777">
      <w:pPr>
        <w:pStyle w:val="Heading3"/>
        <w:spacing w:after="200"/>
      </w:pPr>
      <w:bookmarkStart w:name="_Toc1886892510" w:id="497072584"/>
      <w:r w:rsidR="3AFE5C85">
        <w:rPr/>
        <w:t>Initial ‘Check in’ Check</w:t>
      </w:r>
      <w:bookmarkEnd w:id="497072584"/>
    </w:p>
    <w:p w:rsidR="003C2AE0" w:rsidRDefault="00C15C95" w14:paraId="625B8EE5" w14:textId="77777777">
      <w:r>
        <w:t xml:space="preserve">Ideally completed as soon as an individual reaches the contact centre or emergency accommodation the initial checks list focus on immediate health requirements and getting them settled. </w:t>
      </w:r>
    </w:p>
    <w:p w:rsidR="003C2AE0" w:rsidRDefault="00C15C95" w14:paraId="625B8EE6" w14:textId="77777777">
      <w:r>
        <w:t xml:space="preserve">Check list items are: </w:t>
      </w:r>
    </w:p>
    <w:p w:rsidR="003C2AE0" w:rsidRDefault="00C15C95" w14:paraId="625B8EE7" w14:textId="77777777">
      <w:pPr>
        <w:numPr>
          <w:ilvl w:val="0"/>
          <w:numId w:val="15"/>
        </w:numPr>
      </w:pPr>
      <w:r>
        <w:t xml:space="preserve">Meet any immediate needs (medical, essential supplies). </w:t>
      </w:r>
      <w:r>
        <w:rPr>
          <w:i/>
        </w:rPr>
        <w:t>If any medical needs, contact local healthcare team or 111 if further advice needed.</w:t>
      </w:r>
      <w:r>
        <w:t xml:space="preserve"> </w:t>
      </w:r>
    </w:p>
    <w:p w:rsidR="003C2AE0" w:rsidRDefault="00C15C95" w14:paraId="625B8EE8" w14:textId="77777777">
      <w:pPr>
        <w:numPr>
          <w:ilvl w:val="0"/>
          <w:numId w:val="15"/>
        </w:numPr>
      </w:pPr>
      <w:r>
        <w:t xml:space="preserve">Offer Covid test </w:t>
      </w:r>
      <w:r>
        <w:rPr>
          <w:i/>
        </w:rPr>
        <w:t xml:space="preserve">(not compulsory but advised). If positive, alert healthcare worker. </w:t>
      </w:r>
      <w:r>
        <w:t xml:space="preserve"> </w:t>
      </w:r>
    </w:p>
    <w:p w:rsidR="003C2AE0" w:rsidRDefault="00C15C95" w14:paraId="625B8EE9" w14:textId="77777777">
      <w:pPr>
        <w:numPr>
          <w:ilvl w:val="0"/>
          <w:numId w:val="15"/>
        </w:numPr>
      </w:pPr>
      <w:r>
        <w:t xml:space="preserve">Allocate room.  </w:t>
      </w:r>
    </w:p>
    <w:p w:rsidR="003C2AE0" w:rsidRDefault="00C15C95" w14:paraId="625B8EEA" w14:textId="77777777">
      <w:pPr>
        <w:numPr>
          <w:ilvl w:val="0"/>
          <w:numId w:val="15"/>
        </w:numPr>
      </w:pPr>
      <w:r>
        <w:t xml:space="preserve">Provide a Welcome Centre information pack and tour of facilities. </w:t>
      </w:r>
    </w:p>
    <w:p w:rsidR="003C2AE0" w:rsidRDefault="003C2AE0" w14:paraId="625B8EEB" w14:textId="77777777"/>
    <w:p w:rsidR="003C2AE0" w:rsidRDefault="00C15C95" w14:paraId="625B8EEC" w14:textId="7CCD7EE1">
      <w:r>
        <w:t xml:space="preserve">After this check you will need to </w:t>
      </w:r>
      <w:hyperlink w:anchor="_Creating_a_new">
        <w:r>
          <w:rPr>
            <w:color w:val="1155CC"/>
            <w:u w:val="single"/>
          </w:rPr>
          <w:t>create a placement record</w:t>
        </w:r>
      </w:hyperlink>
      <w:r>
        <w:t xml:space="preserve"> which will include the room allocated during this initial check.</w:t>
      </w:r>
    </w:p>
    <w:p w:rsidR="003C2AE0" w:rsidRDefault="003C2AE0" w14:paraId="625B8EED" w14:textId="77777777"/>
    <w:p w:rsidR="003C2AE0" w:rsidRDefault="3AFE5C85" w14:paraId="625B8EEE" w14:textId="5A382E20">
      <w:pPr>
        <w:pStyle w:val="Heading3"/>
        <w:spacing w:after="200"/>
      </w:pPr>
      <w:bookmarkStart w:name="_Toc363459569" w:id="664897120"/>
      <w:r w:rsidR="3AFE5C85">
        <w:rPr/>
        <w:t>2nd Stage Checks</w:t>
      </w:r>
      <w:r w:rsidR="3AFE5C85">
        <w:rPr/>
        <w:t xml:space="preserve">  </w:t>
      </w:r>
      <w:bookmarkEnd w:id="664897120"/>
    </w:p>
    <w:p w:rsidR="003C2AE0" w:rsidRDefault="00C15C95" w14:paraId="625B8EEF" w14:textId="4E2E2573">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rsidR="003C2AE0" w:rsidRDefault="00C15C95" w14:paraId="625B8EF0" w14:textId="77777777">
      <w:pPr>
        <w:numPr>
          <w:ilvl w:val="0"/>
          <w:numId w:val="15"/>
        </w:numPr>
      </w:pPr>
      <w:r>
        <w:t xml:space="preserve">Book individual/family health appointment with health team. </w:t>
      </w:r>
    </w:p>
    <w:p w:rsidR="003C2AE0" w:rsidRDefault="00C15C95" w14:paraId="625B8EF1" w14:textId="77777777">
      <w:pPr>
        <w:numPr>
          <w:ilvl w:val="0"/>
          <w:numId w:val="15"/>
        </w:numPr>
      </w:pPr>
      <w:r>
        <w:t xml:space="preserve">Refer for DWP support. </w:t>
      </w:r>
    </w:p>
    <w:p w:rsidR="003C2AE0" w:rsidRDefault="00C15C95" w14:paraId="625B8EF2" w14:textId="77777777">
      <w:pPr>
        <w:numPr>
          <w:ilvl w:val="0"/>
          <w:numId w:val="15"/>
        </w:numPr>
      </w:pPr>
      <w:r>
        <w:t xml:space="preserve">Refer to casework team if immediate financial support is required.  </w:t>
      </w:r>
    </w:p>
    <w:p w:rsidR="003C2AE0" w:rsidRDefault="00C15C95" w14:paraId="625B8EF3" w14:textId="77777777">
      <w:pPr>
        <w:numPr>
          <w:ilvl w:val="0"/>
          <w:numId w:val="15"/>
        </w:numPr>
      </w:pPr>
      <w:r>
        <w:t xml:space="preserve">Offer new mobile SIM card if required. </w:t>
      </w:r>
    </w:p>
    <w:p w:rsidR="003C2AE0" w:rsidRDefault="00C15C95" w14:paraId="625B8EF4" w14:textId="77777777">
      <w:r>
        <w:t xml:space="preserve">To do so, follow the steps below to create a new case note. Again, you may want to copy the checklist (numbered 5 – 8) to indicate which checks have been carried out. </w:t>
      </w:r>
    </w:p>
    <w:p w:rsidR="003C2AE0" w:rsidRDefault="00C15C95" w14:paraId="625B8EF5" w14:textId="77777777">
      <w:r>
        <w:rPr>
          <w:b/>
        </w:rPr>
        <w:t>Please note</w:t>
      </w:r>
      <w:r>
        <w:t>: if a new SIM card is provided, ensure the number is added to the “Preferred number” field within Person Information in the Summary tab.</w:t>
      </w:r>
    </w:p>
    <w:p w:rsidR="003C2AE0" w:rsidRDefault="003C2AE0" w14:paraId="625B8EF6" w14:textId="77777777"/>
    <w:p w:rsidR="003C2AE0" w:rsidRDefault="3AFE5C85" w14:paraId="625B8EF7" w14:textId="6EDBE0FE">
      <w:pPr>
        <w:pStyle w:val="Heading3"/>
        <w:spacing w:after="200"/>
      </w:pPr>
      <w:bookmarkStart w:name="_Toc2124525977" w:id="1912450642"/>
      <w:r w:rsidR="3AFE5C85">
        <w:rPr/>
        <w:t>3rd and Final checks prior</w:t>
      </w:r>
      <w:r w:rsidR="3AFE5C85">
        <w:rPr/>
        <w:t xml:space="preserve">  </w:t>
      </w:r>
      <w:bookmarkEnd w:id="1912450642"/>
    </w:p>
    <w:p w:rsidR="003C2AE0" w:rsidRDefault="00C15C95" w14:paraId="625B8EF8" w14:textId="77777777">
      <w:r>
        <w:t xml:space="preserve">The following checks will need to be completed before an applicant can be considered for matching to available accommodation through the Super Sponsor Scheme. </w:t>
      </w:r>
    </w:p>
    <w:p w:rsidR="003C2AE0" w:rsidRDefault="00C15C95" w14:paraId="625B8EF9" w14:textId="77777777">
      <w:pPr>
        <w:numPr>
          <w:ilvl w:val="0"/>
          <w:numId w:val="15"/>
        </w:numPr>
      </w:pPr>
      <w:r>
        <w:t xml:space="preserve">Assistance offered to open a bank account.  </w:t>
      </w:r>
    </w:p>
    <w:p w:rsidR="003C2AE0" w:rsidRDefault="00BC3788" w14:paraId="625B8EFA" w14:textId="67F329F3">
      <w:pPr>
        <w:numPr>
          <w:ilvl w:val="0"/>
          <w:numId w:val="15"/>
        </w:numPr>
      </w:pPr>
      <w:r>
        <w:t xml:space="preserve"> </w:t>
      </w:r>
      <w:r w:rsidR="00C15C95">
        <w:t xml:space="preserve">Offer ESOL language classes. </w:t>
      </w:r>
    </w:p>
    <w:p w:rsidR="003C2AE0" w:rsidRDefault="00BC3788" w14:paraId="625B8EFB" w14:textId="769D2E82">
      <w:pPr>
        <w:numPr>
          <w:ilvl w:val="0"/>
          <w:numId w:val="15"/>
        </w:numPr>
      </w:pPr>
      <w:r>
        <w:t xml:space="preserve"> </w:t>
      </w:r>
      <w:r w:rsidR="00C15C95">
        <w:t xml:space="preserve">Arrange attendance at cultural briefing session.  </w:t>
      </w:r>
    </w:p>
    <w:p w:rsidR="003C2AE0" w:rsidRDefault="00BC3788" w14:paraId="625B8EFC" w14:textId="62422608">
      <w:pPr>
        <w:numPr>
          <w:ilvl w:val="0"/>
          <w:numId w:val="15"/>
        </w:numPr>
      </w:pPr>
      <w:r>
        <w:t xml:space="preserve"> </w:t>
      </w:r>
      <w:r w:rsidR="00C15C95">
        <w:t xml:space="preserve">Adults: refer to Working Wales for employment/ training support. </w:t>
      </w:r>
    </w:p>
    <w:p w:rsidR="003C2AE0" w:rsidRDefault="00BC3788" w14:paraId="625B8EFD" w14:textId="1EB9F725">
      <w:pPr>
        <w:numPr>
          <w:ilvl w:val="0"/>
          <w:numId w:val="15"/>
        </w:numPr>
      </w:pPr>
      <w:r>
        <w:t xml:space="preserve"> </w:t>
      </w:r>
      <w:r w:rsidR="00C15C95">
        <w:t xml:space="preserve">Children: Arrange immediate education and early years provision. </w:t>
      </w:r>
    </w:p>
    <w:p w:rsidR="003C2AE0" w:rsidRDefault="00BC3788" w14:paraId="625B8EFE" w14:textId="5F4B120B">
      <w:pPr>
        <w:numPr>
          <w:ilvl w:val="0"/>
          <w:numId w:val="15"/>
        </w:numPr>
      </w:pPr>
      <w:r>
        <w:t xml:space="preserve"> </w:t>
      </w:r>
      <w:r w:rsidR="00C15C95">
        <w:t>Signpost to biometric data registration with Home Office.</w:t>
      </w:r>
    </w:p>
    <w:p w:rsidR="003C2AE0" w:rsidRDefault="25C395D5" w14:paraId="625B8EFF" w14:textId="7F271E9F">
      <w:pPr>
        <w:numPr>
          <w:ilvl w:val="0"/>
          <w:numId w:val="15"/>
        </w:numPr>
      </w:pPr>
      <w:r>
        <w:t xml:space="preserve"> </w:t>
      </w:r>
      <w:r w:rsidR="00C15C95">
        <w:t>Check accommodation needs haven’t changed.</w:t>
      </w:r>
    </w:p>
    <w:p w:rsidR="003C2AE0" w:rsidRDefault="003C2AE0" w14:paraId="625B8F00" w14:textId="77777777">
      <w:pPr>
        <w:spacing w:after="0"/>
      </w:pPr>
    </w:p>
    <w:p w:rsidR="003C2AE0" w:rsidRDefault="00FF3BD7" w14:paraId="625B8F01" w14:textId="3EA52BAB">
      <w:hyperlink w:anchor="_Using_Case_Notes">
        <w:r w:rsidRPr="509D16E4" w:rsidR="00C15C95">
          <w:rPr>
            <w:color w:val="1155CC"/>
            <w:u w:val="single"/>
          </w:rPr>
          <w:t>Create a case note</w:t>
        </w:r>
      </w:hyperlink>
      <w:r w:rsidR="00C15C95">
        <w:t xml:space="preserve"> to record that these checks have been completed and change the checks box as appropriate.  </w:t>
      </w:r>
    </w:p>
    <w:p w:rsidR="003C2AE0" w:rsidRDefault="00C15C95" w14:paraId="625B8F02" w14:textId="4A2531A0">
      <w:r>
        <w:lastRenderedPageBreak/>
        <w:t xml:space="preserve">At this point you will also need to check that the accommodation needs of the household </w:t>
      </w:r>
      <w:r w:rsidR="001D4160">
        <w:t>have not</w:t>
      </w:r>
      <w:r>
        <w:t xml:space="preserve"> changed. </w:t>
      </w:r>
    </w:p>
    <w:p w:rsidR="003C2AE0" w:rsidRDefault="00C15C95" w14:paraId="625B8F03" w14:textId="53CAF531">
      <w:r>
        <w:t xml:space="preserve">When these checks/services have been offered or provided, you can </w:t>
      </w:r>
      <w:hyperlink w:anchor="_Changing_Journey_Status">
        <w:r w:rsidRPr="63D7369B">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rsidR="63D7369B" w:rsidP="63D7369B" w:rsidRDefault="63D7369B" w14:paraId="52A8FDE5" w14:textId="39318BB6"/>
    <w:p w:rsidR="47F7D162" w:rsidP="63D7369B" w:rsidRDefault="1E970EEB" w14:paraId="29CCB099" w14:textId="6A2DA8C8">
      <w:pPr>
        <w:pStyle w:val="Heading2"/>
      </w:pPr>
      <w:bookmarkStart w:name="_Toc367016758" w:id="640904581"/>
      <w:r w:rsidR="1E970EEB">
        <w:rPr/>
        <w:t>Bulk updates to checks</w:t>
      </w:r>
      <w:bookmarkEnd w:id="640904581"/>
    </w:p>
    <w:p w:rsidR="47F7D162" w:rsidP="63D7369B" w:rsidRDefault="47F7D162" w14:paraId="6C1E6713" w14:textId="3604D0A8">
      <w:r w:rsidRPr="63D7369B">
        <w:t xml:space="preserve">There is a table within each household record which lists the members of the household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rsidR="47F7D162" w:rsidP="63D7369B" w:rsidRDefault="47F7D162" w14:paraId="0D7608BB" w14:textId="6A3B01A1">
      <w:r w:rsidRPr="63D7369B">
        <w:t xml:space="preserve">You can also use this table to see which members of a merged household (a reunited family for example) have had checks and which individuals have not. </w:t>
      </w:r>
    </w:p>
    <w:p w:rsidR="47F7D162" w:rsidP="63D7369B" w:rsidRDefault="47F7D162" w14:paraId="36EC6F9A" w14:textId="0F7A527E">
      <w:pPr>
        <w:spacing w:line="257" w:lineRule="auto"/>
      </w:pPr>
      <w:r w:rsidRPr="63D7369B">
        <w:t>To update all of the records at the same time:</w:t>
      </w:r>
    </w:p>
    <w:p w:rsidR="47F7D162" w:rsidP="63D7369B" w:rsidRDefault="47F7D162" w14:paraId="1CF7BD1A" w14:textId="60FF7D42">
      <w:pPr>
        <w:spacing w:line="257" w:lineRule="auto"/>
      </w:pPr>
      <w:r w:rsidRPr="63D7369B">
        <w:t>1. Click on the Household ID for the person or group you wish to update.</w:t>
      </w:r>
    </w:p>
    <w:p w:rsidR="47F7D162" w:rsidP="63D7369B" w:rsidRDefault="47F7D162" w14:paraId="4F2B79B1" w14:textId="331DBCB4">
      <w:pPr>
        <w:spacing w:line="257" w:lineRule="auto"/>
      </w:pPr>
      <w:r w:rsidRPr="63D7369B">
        <w:t>2. Click on the Super Sponsor / Individual Sponsor Applicant Checks button in the top menu (depending on which sponsorship scheme the person is on).</w:t>
      </w:r>
    </w:p>
    <w:p w:rsidR="47F7D162" w:rsidP="63D7369B" w:rsidRDefault="47F7D162" w14:paraId="043C5E98" w14:textId="344252DB">
      <w:r>
        <w:rPr>
          <w:noProof/>
        </w:rPr>
        <w:drawing>
          <wp:inline distT="0" distB="0" distL="0" distR="0" wp14:anchorId="04BA5257" wp14:editId="0BCE7ADB">
            <wp:extent cx="5184517" cy="2257425"/>
            <wp:effectExtent l="0" t="0" r="0" b="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84517" cy="2257425"/>
                    </a:xfrm>
                    <a:prstGeom prst="rect">
                      <a:avLst/>
                    </a:prstGeom>
                  </pic:spPr>
                </pic:pic>
              </a:graphicData>
            </a:graphic>
          </wp:inline>
        </w:drawing>
      </w:r>
    </w:p>
    <w:p w:rsidR="47F7D162" w:rsidP="63D7369B" w:rsidRDefault="47F7D162" w14:paraId="4B530C79" w14:textId="25575A79">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rsidR="47F7D162" w:rsidP="63D7369B" w:rsidRDefault="47F7D162" w14:paraId="2AC39DA0" w14:textId="260396FB">
      <w:r>
        <w:rPr>
          <w:noProof/>
        </w:rPr>
        <w:lastRenderedPageBreak/>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rsidR="003C2AE0" w:rsidRDefault="3AFE5C85" w14:paraId="625B8F04" w14:textId="77777777">
      <w:pPr>
        <w:pStyle w:val="Heading2"/>
        <w:pageBreakBefore/>
        <w:spacing w:line="291" w:lineRule="auto"/>
      </w:pPr>
      <w:bookmarkStart w:name="_Using_Case_Notes" w:id="57"/>
      <w:bookmarkEnd w:id="57"/>
      <w:bookmarkStart w:name="_Using_Case_Notes " w:id="1637853726"/>
      <w:bookmarkStart w:name="_Toc816758535" w:id="1420133508"/>
      <w:r w:rsidR="3AFE5C85">
        <w:rPr/>
        <w:t>Using Case Notes</w:t>
      </w:r>
      <w:r w:rsidR="3AFE5C85">
        <w:rPr/>
        <w:t xml:space="preserve"> </w:t>
      </w:r>
      <w:bookmarkEnd w:id="1637853726"/>
      <w:bookmarkEnd w:id="1420133508"/>
    </w:p>
    <w:p w:rsidR="003C2AE0" w:rsidRDefault="00C15C95" w14:paraId="625B8F05" w14:textId="77777777">
      <w:r>
        <w:t xml:space="preserve">You will need to create a case note to record any checks which have been completed and add any additional information. To do this: </w:t>
      </w:r>
    </w:p>
    <w:p w:rsidR="003C2AE0" w:rsidRDefault="00C15C95" w14:paraId="625B8F06" w14:textId="4250F967">
      <w:pPr>
        <w:numPr>
          <w:ilvl w:val="0"/>
          <w:numId w:val="51"/>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rsidR="003C2AE0" w:rsidRDefault="00C15C95" w14:paraId="625B8F07" w14:textId="1A2FBC55">
      <w:pPr>
        <w:numPr>
          <w:ilvl w:val="0"/>
          <w:numId w:val="51"/>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rsidR="003C2AE0" w:rsidRDefault="00C15C95" w14:paraId="625B8F08" w14:textId="77777777">
      <w:pPr>
        <w:numPr>
          <w:ilvl w:val="0"/>
          <w:numId w:val="51"/>
        </w:numPr>
        <w:ind w:hanging="360"/>
      </w:pPr>
      <w:r>
        <w:t xml:space="preserve">On the Summary tab, under Case Notes and Activities, you can add case notes. This should be done for each person arriving. </w:t>
      </w:r>
    </w:p>
    <w:p w:rsidR="003C2AE0" w:rsidRDefault="00C15C95" w14:paraId="625B8F09" w14:textId="77777777">
      <w:pPr>
        <w:numPr>
          <w:ilvl w:val="0"/>
          <w:numId w:val="51"/>
        </w:numPr>
        <w:ind w:hanging="360"/>
      </w:pPr>
      <w:r>
        <w:t xml:space="preserve">Click Enter a note.  </w:t>
      </w:r>
    </w:p>
    <w:p w:rsidR="003C2AE0" w:rsidRDefault="00C15C95" w14:paraId="625B8F0A" w14:textId="77777777">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1511300" cy="406400"/>
                    </a:xfrm>
                    <a:prstGeom prst="rect">
                      <a:avLst/>
                    </a:prstGeom>
                    <a:ln/>
                  </pic:spPr>
                </pic:pic>
              </a:graphicData>
            </a:graphic>
          </wp:inline>
        </w:drawing>
      </w:r>
    </w:p>
    <w:p w:rsidR="003C2AE0" w:rsidRDefault="00C15C95" w14:paraId="625B8F0B" w14:textId="77777777">
      <w:pPr>
        <w:numPr>
          <w:ilvl w:val="0"/>
          <w:numId w:val="20"/>
        </w:numPr>
        <w:ind w:hanging="360"/>
      </w:pPr>
      <w:r>
        <w:t>Add a title for your case note and add details in the main text box. In this case, you may want to simply copy the checklist above (numbered 1 – 4), to indicate that these are the checks that have been carried out.</w:t>
      </w:r>
    </w:p>
    <w:p w:rsidR="003C2AE0" w:rsidRDefault="00C15C95" w14:paraId="625B8F0C" w14:textId="77777777">
      <w:pPr>
        <w:ind w:left="850"/>
      </w:pPr>
      <w:r>
        <w:t xml:space="preserve">For ease of filtering and future reference please add the following in the title of the case note:  </w:t>
      </w:r>
      <w:r>
        <w:br/>
      </w:r>
      <w:r>
        <w:t xml:space="preserve"> </w:t>
      </w:r>
    </w:p>
    <w:p w:rsidR="003C2AE0" w:rsidRDefault="00C15C95" w14:paraId="625B8F0D" w14:textId="5C4BDE8B">
      <w:pPr>
        <w:numPr>
          <w:ilvl w:val="0"/>
          <w:numId w:val="58"/>
        </w:numPr>
      </w:pPr>
      <w:r>
        <w:t xml:space="preserve">The name of the Welcome Centre and your initials, for example Ty Magor WC – SL.  You will see the Contact Centre will have added WNSU CC + initials to their records. </w:t>
      </w:r>
    </w:p>
    <w:p w:rsidR="003C2AE0" w:rsidRDefault="00C15C95" w14:paraId="625B8F0E" w14:textId="77777777">
      <w:pPr>
        <w:ind w:left="850"/>
      </w:pPr>
      <w:r>
        <w:t xml:space="preserve">or </w:t>
      </w:r>
    </w:p>
    <w:p w:rsidR="003C2AE0" w:rsidRDefault="00C15C95" w14:paraId="625B8F0F" w14:textId="77777777">
      <w:pPr>
        <w:numPr>
          <w:ilvl w:val="0"/>
          <w:numId w:val="55"/>
        </w:numPr>
      </w:pPr>
      <w:r>
        <w:t xml:space="preserve">If you are working within a Local Authority, please insert your Local Authority name and your initials, for example, Conwy CC – SL. </w:t>
      </w:r>
    </w:p>
    <w:p w:rsidR="003C2AE0" w:rsidRDefault="00C15C95" w14:paraId="625B8F10" w14:textId="77777777">
      <w:r>
        <w:t xml:space="preserve">         </w:t>
      </w:r>
    </w:p>
    <w:p w:rsidR="003C2AE0" w:rsidRDefault="00C15C95" w14:paraId="625B8F11" w14:textId="77777777">
      <w:pPr>
        <w:jc w:val="center"/>
      </w:pPr>
      <w:r>
        <w:rPr>
          <w:noProof/>
          <w:color w:val="2B579A"/>
          <w:shd w:val="clear" w:color="auto" w:fill="E6E6E6"/>
        </w:rPr>
        <w:lastRenderedPageBreak/>
        <w:drawing>
          <wp:inline distT="114300" distB="114300" distL="114300" distR="114300" wp14:anchorId="625B91DD" wp14:editId="625B91DE">
            <wp:extent cx="4572000" cy="31496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4572000" cy="3149600"/>
                    </a:xfrm>
                    <a:prstGeom prst="rect">
                      <a:avLst/>
                    </a:prstGeom>
                    <a:ln/>
                  </pic:spPr>
                </pic:pic>
              </a:graphicData>
            </a:graphic>
          </wp:inline>
        </w:drawing>
      </w:r>
    </w:p>
    <w:p w:rsidR="003C2AE0" w:rsidRDefault="00C15C95" w14:paraId="625B8F12" w14:textId="77777777">
      <w:r>
        <w:t xml:space="preserve"> </w:t>
      </w:r>
    </w:p>
    <w:p w:rsidR="003C2AE0" w:rsidRDefault="00C15C95" w14:paraId="625B8F13" w14:textId="77777777">
      <w:pPr>
        <w:numPr>
          <w:ilvl w:val="0"/>
          <w:numId w:val="12"/>
        </w:numPr>
        <w:ind w:hanging="360"/>
      </w:pPr>
      <w:r>
        <w:t xml:space="preserve">To add your note, click the Add note button. </w:t>
      </w:r>
    </w:p>
    <w:p w:rsidR="003C2AE0" w:rsidRDefault="00C15C95" w14:paraId="625B8F14" w14:textId="77777777">
      <w:pPr>
        <w:numPr>
          <w:ilvl w:val="0"/>
          <w:numId w:val="12"/>
        </w:numPr>
        <w:ind w:hanging="360"/>
      </w:pPr>
      <w:r>
        <w:t xml:space="preserve">To discard your note, click the Cancel button. </w:t>
      </w:r>
    </w:p>
    <w:p w:rsidR="003C2AE0" w:rsidRDefault="00C15C95" w14:paraId="625B8F15" w14:textId="77777777">
      <w:r>
        <w:t xml:space="preserve"> </w:t>
      </w:r>
    </w:p>
    <w:p w:rsidR="003C2AE0" w:rsidRDefault="3AFE5C85" w14:paraId="625B8F16" w14:textId="77777777">
      <w:pPr>
        <w:pStyle w:val="Heading3"/>
        <w:spacing w:after="200" w:line="305" w:lineRule="auto"/>
      </w:pPr>
      <w:bookmarkStart w:name="_Toc678645913" w:id="1374862170"/>
      <w:r w:rsidR="3AFE5C85">
        <w:rPr/>
        <w:t>Tips for adding information into the Case Notes and Activities</w:t>
      </w:r>
      <w:r w:rsidR="3AFE5C85">
        <w:rPr/>
        <w:t xml:space="preserve"> </w:t>
      </w:r>
      <w:bookmarkEnd w:id="1374862170"/>
    </w:p>
    <w:p w:rsidR="003C2AE0" w:rsidRDefault="00C15C95" w14:paraId="625B8F17" w14:textId="77777777">
      <w:pPr>
        <w:numPr>
          <w:ilvl w:val="0"/>
          <w:numId w:val="47"/>
        </w:numPr>
        <w:ind w:hanging="360"/>
      </w:pPr>
      <w:r>
        <w:t xml:space="preserve">Provide as much detail as possible BUT do not include any health/sensitive information.  For example, you could say a medical check has been booked/completed but not information about the outcome. </w:t>
      </w:r>
    </w:p>
    <w:p w:rsidR="003C2AE0" w:rsidRDefault="00C15C95" w14:paraId="625B8F18" w14:textId="77777777">
      <w:pPr>
        <w:numPr>
          <w:ilvl w:val="0"/>
          <w:numId w:val="47"/>
        </w:numPr>
        <w:ind w:hanging="360"/>
      </w:pPr>
      <w:r>
        <w:t xml:space="preserve">Do not delete a record unless it has been added in error. You can annotate it has been completed or if a task or appointment mark as complete using to tick icon which appears when you hover over a record. </w:t>
      </w:r>
    </w:p>
    <w:p w:rsidR="003C2AE0" w:rsidRDefault="00C15C95" w14:paraId="625B8F19" w14:textId="77777777">
      <w:pPr>
        <w:numPr>
          <w:ilvl w:val="0"/>
          <w:numId w:val="47"/>
        </w:numPr>
        <w:ind w:hanging="360"/>
      </w:pPr>
      <w:r>
        <w:t xml:space="preserve">You can create a Task, but you are not able to assign tasks to other team members. </w:t>
      </w:r>
    </w:p>
    <w:p w:rsidR="003C2AE0" w:rsidRDefault="00C15C95" w14:paraId="625B8F1A" w14:textId="77777777">
      <w:pPr>
        <w:numPr>
          <w:ilvl w:val="0"/>
          <w:numId w:val="47"/>
        </w:numPr>
        <w:ind w:hanging="360"/>
      </w:pPr>
      <w:r>
        <w:t xml:space="preserve">You are only able to update your own case notes. </w:t>
      </w:r>
    </w:p>
    <w:p w:rsidR="003C2AE0" w:rsidRDefault="00C15C95" w14:paraId="625B8F1B" w14:textId="77777777">
      <w:pPr>
        <w:numPr>
          <w:ilvl w:val="0"/>
          <w:numId w:val="47"/>
        </w:numPr>
        <w:ind w:hanging="360"/>
        <w:rPr>
          <w:highlight w:val="white"/>
        </w:rPr>
      </w:pPr>
      <w:r w:rsidRPr="63D7369B">
        <w:rPr>
          <w:highlight w:val="white"/>
        </w:rPr>
        <w:t>The system is not designed for document upload.</w:t>
      </w:r>
    </w:p>
    <w:p w:rsidR="63D7369B" w:rsidP="63D7369B" w:rsidRDefault="63D7369B" w14:paraId="16CB8FF5" w14:textId="4FC6E25B">
      <w:pPr>
        <w:rPr>
          <w:highlight w:val="white"/>
        </w:rPr>
      </w:pPr>
    </w:p>
    <w:p w:rsidR="09BA847D" w:rsidP="63D7369B" w:rsidRDefault="3850C336" w14:paraId="03F1DC1D" w14:textId="00098A31">
      <w:pPr>
        <w:pStyle w:val="Heading2"/>
      </w:pPr>
      <w:bookmarkStart w:name="_Toc342879708" w:id="246550679"/>
      <w:r w:rsidR="3850C336">
        <w:rPr/>
        <w:t xml:space="preserve">Adding </w:t>
      </w:r>
      <w:r w:rsidR="478D7429">
        <w:rPr/>
        <w:t xml:space="preserve">a </w:t>
      </w:r>
      <w:r w:rsidR="5F64E38B">
        <w:rPr/>
        <w:t>C</w:t>
      </w:r>
      <w:r w:rsidR="3850C336">
        <w:rPr/>
        <w:t xml:space="preserve">omplex </w:t>
      </w:r>
      <w:r w:rsidR="368DD141">
        <w:rPr/>
        <w:t>C</w:t>
      </w:r>
      <w:r w:rsidR="3850C336">
        <w:rPr/>
        <w:t xml:space="preserve">ase </w:t>
      </w:r>
      <w:r w:rsidR="35E5E754">
        <w:rPr/>
        <w:t>flag</w:t>
      </w:r>
      <w:bookmarkEnd w:id="246550679"/>
    </w:p>
    <w:p w:rsidR="09BA847D" w:rsidP="63D7369B" w:rsidRDefault="09BA847D" w14:paraId="6A5DD0DF" w14:textId="111391C9">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rsidR="09BA847D" w:rsidP="63D7369B" w:rsidRDefault="09BA847D" w14:paraId="1D4F15FF" w14:textId="53EED5ED">
      <w:pPr>
        <w:rPr>
          <w:color w:val="323130"/>
        </w:rPr>
      </w:pPr>
      <w:r w:rsidRPr="63D7369B">
        <w:rPr>
          <w:color w:val="323130"/>
        </w:rPr>
        <w:t xml:space="preserve">A complex case flag creates a pop-up message that appears whenever the applicant’s record is accessed to notify the platform user of the complex case. </w:t>
      </w:r>
    </w:p>
    <w:p w:rsidR="09BA847D" w:rsidP="63D7369B" w:rsidRDefault="09BA847D" w14:paraId="1D968547" w14:textId="0142A9FC">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rsidR="09BA847D" w:rsidP="63D7369B" w:rsidRDefault="09BA847D" w14:paraId="6EA51DA8" w14:textId="5E3CAEF9">
      <w:pPr>
        <w:spacing w:line="257" w:lineRule="auto"/>
      </w:pPr>
      <w:r w:rsidRPr="63D7369B">
        <w:rPr>
          <w:color w:val="323130"/>
        </w:rPr>
        <w:t xml:space="preserve">To add a complex case note: </w:t>
      </w:r>
    </w:p>
    <w:p w:rsidR="09BA847D" w:rsidP="63D7369B" w:rsidRDefault="09BA847D" w14:paraId="1C1F144E" w14:textId="32377317">
      <w:pPr>
        <w:spacing w:line="257" w:lineRule="auto"/>
      </w:pPr>
      <w:r w:rsidRPr="63D7369B">
        <w:rPr>
          <w:color w:val="323130"/>
        </w:rPr>
        <w:t>1.</w:t>
      </w:r>
      <w:r w:rsidRPr="63D7369B">
        <w:t xml:space="preserve"> Open the applicant’s record on the Summary section. </w:t>
      </w:r>
    </w:p>
    <w:p w:rsidR="09BA847D" w:rsidP="63D7369B" w:rsidRDefault="09BA847D" w14:paraId="0703564C" w14:textId="7677099B">
      <w:pPr>
        <w:spacing w:line="257" w:lineRule="auto"/>
      </w:pPr>
      <w:r w:rsidRPr="63D7369B">
        <w:t xml:space="preserve">2. Under Case Notes and Activities, click Yes on the Complex Case dropdown menu. </w:t>
      </w:r>
    </w:p>
    <w:p w:rsidR="09BA847D" w:rsidP="63D7369B" w:rsidRDefault="09BA847D" w14:paraId="64C5486F" w14:textId="6AF73271">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rsidR="09BA847D" w:rsidP="63D7369B" w:rsidRDefault="09BA847D" w14:paraId="3C304718" w14:textId="39CD3B97">
      <w:pPr>
        <w:spacing w:line="257" w:lineRule="auto"/>
      </w:pPr>
      <w:r w:rsidRPr="63D7369B">
        <w:t xml:space="preserve">3. Add a case note on the timeline with details on who to contact in the local authority for further information on handling the case appropriately. </w:t>
      </w:r>
    </w:p>
    <w:p w:rsidR="09BA847D" w:rsidP="63D7369B" w:rsidRDefault="09BA847D" w14:paraId="29DA3B4A" w14:textId="20296C25">
      <w:pPr>
        <w:spacing w:line="257" w:lineRule="auto"/>
      </w:pPr>
      <w:r w:rsidRPr="63D7369B">
        <w:t>After a complex case note has been created, a pop up will show every time the person’s record is accessed.</w:t>
      </w:r>
    </w:p>
    <w:p w:rsidR="63D7369B" w:rsidP="63D7369B" w:rsidRDefault="63D7369B" w14:paraId="0F04D9E4" w14:textId="0CE2AC3F">
      <w:pPr>
        <w:rPr>
          <w:highlight w:val="white"/>
        </w:rPr>
      </w:pPr>
    </w:p>
    <w:p w:rsidR="003C2AE0" w:rsidRDefault="3AFE5C85" w14:paraId="625B8F1C" w14:textId="77777777">
      <w:pPr>
        <w:pStyle w:val="Heading2"/>
        <w:pageBreakBefore/>
        <w:spacing w:line="291" w:lineRule="auto"/>
      </w:pPr>
      <w:bookmarkStart w:name="_Toc299516950" w:id="838971227"/>
      <w:r w:rsidR="3AFE5C85">
        <w:rPr/>
        <w:t>Updating the Checks box</w:t>
      </w:r>
      <w:r w:rsidR="3AFE5C85">
        <w:rPr/>
        <w:t xml:space="preserve"> </w:t>
      </w:r>
      <w:bookmarkEnd w:id="838971227"/>
    </w:p>
    <w:p w:rsidR="003C2AE0" w:rsidRDefault="00C15C95" w14:paraId="625B8F1D" w14:textId="77777777">
      <w:pPr>
        <w:spacing w:after="0"/>
      </w:pPr>
      <w:r>
        <w:t xml:space="preserve">To ensure reports can be accurately extracted by a range of organisations please ensure you update the checks box. The checkboxes are split into Super Sponsor Checks and Individual Sponsor Checks. </w:t>
      </w:r>
    </w:p>
    <w:p w:rsidR="003C2AE0" w:rsidRDefault="00C15C95" w14:paraId="625B8F1E" w14:textId="39B4CB21">
      <w:pPr>
        <w:numPr>
          <w:ilvl w:val="0"/>
          <w:numId w:val="41"/>
        </w:numPr>
        <w:spacing w:after="0"/>
        <w:ind w:hanging="360"/>
      </w:pPr>
      <w:r>
        <w:t xml:space="preserve">Click the </w:t>
      </w:r>
      <w:r>
        <w:rPr>
          <w:noProof/>
          <w:color w:val="2B579A"/>
          <w:shd w:val="clear" w:color="auto" w:fill="E6E6E6"/>
        </w:rPr>
        <w:drawing>
          <wp:inline distT="114300" distB="114300" distL="114300" distR="114300" wp14:anchorId="625B91DF" wp14:editId="625B91E0">
            <wp:extent cx="762000" cy="419100"/>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3"/>
                    <a:srcRect/>
                    <a:stretch>
                      <a:fillRect/>
                    </a:stretch>
                  </pic:blipFill>
                  <pic:spPr>
                    <a:xfrm>
                      <a:off x="0" y="0"/>
                      <a:ext cx="762000" cy="419100"/>
                    </a:xfrm>
                    <a:prstGeom prst="rect">
                      <a:avLst/>
                    </a:prstGeom>
                    <a:ln/>
                  </pic:spPr>
                </pic:pic>
              </a:graphicData>
            </a:graphic>
          </wp:inline>
        </w:drawing>
      </w:r>
      <w:r>
        <w:t xml:space="preserve">boxes to switch between yes and no.  A blue box indicates the check has taken place. </w:t>
      </w:r>
      <w:r w:rsidR="00305601">
        <w:br/>
      </w:r>
    </w:p>
    <w:p w:rsidR="003C2AE0" w:rsidP="00305601" w:rsidRDefault="001D3766" w14:paraId="625B8F1F" w14:textId="67E172B3">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Pr="00305601" w:rsid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5"/>
                    <a:stretch>
                      <a:fillRect/>
                    </a:stretch>
                  </pic:blipFill>
                  <pic:spPr>
                    <a:xfrm>
                      <a:off x="0" y="0"/>
                      <a:ext cx="2635385" cy="1301817"/>
                    </a:xfrm>
                    <a:prstGeom prst="rect">
                      <a:avLst/>
                    </a:prstGeom>
                  </pic:spPr>
                </pic:pic>
              </a:graphicData>
            </a:graphic>
          </wp:inline>
        </w:drawing>
      </w:r>
    </w:p>
    <w:p w:rsidR="003C2AE0" w:rsidRDefault="00C15C95" w14:paraId="625B8F20" w14:textId="77777777">
      <w:pPr>
        <w:spacing w:after="0"/>
        <w:ind w:left="360"/>
      </w:pPr>
      <w:r>
        <w:t xml:space="preserve"> </w:t>
      </w:r>
    </w:p>
    <w:p w:rsidR="003C2AE0" w:rsidRDefault="00C15C95" w14:paraId="625B8F21" w14:textId="77777777">
      <w:pPr>
        <w:spacing w:after="0"/>
      </w:pPr>
      <w:r>
        <w:rPr>
          <w:b/>
        </w:rPr>
        <w:t>Please note</w:t>
      </w:r>
      <w:r>
        <w:t xml:space="preserve">:  </w:t>
      </w:r>
    </w:p>
    <w:p w:rsidR="003C2AE0" w:rsidRDefault="00C15C95" w14:paraId="625B8F22" w14:textId="77777777">
      <w:pPr>
        <w:spacing w:after="0"/>
      </w:pPr>
      <w:r>
        <w:t xml:space="preserve">The checkboxes are continuing to be developed so they accurately record the range of checks required for individuals, determined by the scheme they are travelling under.  </w:t>
      </w:r>
    </w:p>
    <w:p w:rsidR="003C2AE0" w:rsidRDefault="003C2AE0" w14:paraId="625B8F23" w14:textId="77777777"/>
    <w:p w:rsidR="003C2AE0" w:rsidRDefault="3AFE5C85" w14:paraId="625B8F24" w14:textId="77777777">
      <w:pPr>
        <w:pStyle w:val="Heading2"/>
        <w:pageBreakBefore/>
      </w:pPr>
      <w:bookmarkStart w:name="_Toc445752435" w:id="1537792230"/>
      <w:r w:rsidR="3AFE5C85">
        <w:rPr/>
        <w:t>Updating / Creating a Housing Need</w:t>
      </w:r>
      <w:r w:rsidR="3AFE5C85">
        <w:rPr/>
        <w:t xml:space="preserve"> </w:t>
      </w:r>
      <w:bookmarkEnd w:id="1537792230"/>
    </w:p>
    <w:p w:rsidR="003C2AE0" w:rsidRDefault="00C15C95" w14:paraId="625B8F25" w14:textId="77777777">
      <w:r>
        <w:t xml:space="preserve">Housing needs will initially be created by: </w:t>
      </w:r>
    </w:p>
    <w:p w:rsidR="003C2AE0" w:rsidRDefault="00C15C95" w14:paraId="625B8F26" w14:textId="77777777">
      <w:pPr>
        <w:numPr>
          <w:ilvl w:val="0"/>
          <w:numId w:val="22"/>
        </w:numPr>
        <w:ind w:hanging="360"/>
      </w:pPr>
      <w:r>
        <w:t xml:space="preserve">The Contact Centre for applicants coming through the Super Sponsor scheme </w:t>
      </w:r>
    </w:p>
    <w:p w:rsidR="003C2AE0" w:rsidRDefault="00C15C95" w14:paraId="625B8F27" w14:textId="77777777">
      <w:pPr>
        <w:numPr>
          <w:ilvl w:val="0"/>
          <w:numId w:val="22"/>
        </w:numPr>
        <w:ind w:hanging="360"/>
      </w:pPr>
      <w:r>
        <w:t xml:space="preserve">The appropriate Local Authority for applicants coming through the Individual Sponsor scheme </w:t>
      </w:r>
    </w:p>
    <w:p w:rsidR="003C2AE0" w:rsidRDefault="00C15C95" w14:paraId="625B8F28" w14:textId="77777777">
      <w:r>
        <w:t xml:space="preserve">If a person joins or leaves a household ID group, you must:  </w:t>
      </w:r>
    </w:p>
    <w:p w:rsidR="003C2AE0" w:rsidRDefault="00C15C95" w14:paraId="625B8F29" w14:textId="77777777">
      <w:pPr>
        <w:numPr>
          <w:ilvl w:val="0"/>
          <w:numId w:val="36"/>
        </w:numPr>
        <w:ind w:hanging="360"/>
      </w:pPr>
      <w:r>
        <w:t xml:space="preserve">Update the linked housing need requirement for the existing household </w:t>
      </w:r>
    </w:p>
    <w:p w:rsidR="003C2AE0" w:rsidRDefault="00C15C95" w14:paraId="625B8F2A" w14:textId="77777777">
      <w:pPr>
        <w:numPr>
          <w:ilvl w:val="0"/>
          <w:numId w:val="36"/>
        </w:numPr>
        <w:ind w:hanging="360"/>
      </w:pPr>
      <w:r>
        <w:t xml:space="preserve">Create a new linked housing need for the person that has been moved (if they are not joining another group). </w:t>
      </w:r>
    </w:p>
    <w:p w:rsidR="003C2AE0" w:rsidRDefault="00C15C95" w14:paraId="625B8F2B" w14:textId="77777777">
      <w:r>
        <w:t xml:space="preserve">Every Household ID should have a linked housing need which helps Local Authority colleagues when matching individuals to suitable accommodation whether that be super sponsor scheme households or individuals travelling on the individual scheme needing to be re-housed. </w:t>
      </w:r>
    </w:p>
    <w:p w:rsidR="003C2AE0" w:rsidRDefault="3AFE5C85" w14:paraId="625B8F2D" w14:textId="77777777">
      <w:pPr>
        <w:pStyle w:val="Heading3"/>
        <w:spacing w:after="200"/>
      </w:pPr>
      <w:bookmarkStart w:name="_Updating_an_existing" w:id="63"/>
      <w:bookmarkEnd w:id="63"/>
      <w:bookmarkStart w:name="_Toc1006352886" w:id="1153493321"/>
      <w:r w:rsidR="3AFE5C85">
        <w:rPr/>
        <w:t>Updating an existing Housing Need</w:t>
      </w:r>
      <w:r w:rsidR="3AFE5C85">
        <w:rPr/>
        <w:t xml:space="preserve"> </w:t>
      </w:r>
      <w:bookmarkEnd w:id="1153493321"/>
    </w:p>
    <w:p w:rsidR="003C2AE0" w:rsidRDefault="00C15C95" w14:paraId="625B8F2E" w14:textId="688FDFCB">
      <w:pPr>
        <w:numPr>
          <w:ilvl w:val="0"/>
          <w:numId w:val="18"/>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rsidR="003C2AE0" w:rsidRDefault="00C15C95" w14:paraId="625B8F2F" w14:textId="77777777">
      <w:pPr>
        <w:numPr>
          <w:ilvl w:val="0"/>
          <w:numId w:val="18"/>
        </w:numPr>
        <w:ind w:hanging="360"/>
      </w:pPr>
      <w:r>
        <w:t xml:space="preserve">On the Summary tab, click on the Household ID (FAM# or WG#). </w:t>
      </w:r>
    </w:p>
    <w:p w:rsidR="003C2AE0" w:rsidRDefault="00C15C95" w14:paraId="625B8F30" w14:textId="77777777">
      <w:pPr>
        <w:pBdr>
          <w:left w:val="none" w:color="auto" w:sz="0" w:space="10"/>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image39.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46"/>
                    <a:srcRect/>
                    <a:stretch>
                      <a:fillRect/>
                    </a:stretch>
                  </pic:blipFill>
                  <pic:spPr>
                    <a:xfrm>
                      <a:off x="0" y="0"/>
                      <a:ext cx="3289300" cy="520700"/>
                    </a:xfrm>
                    <a:prstGeom prst="rect">
                      <a:avLst/>
                    </a:prstGeom>
                    <a:ln/>
                  </pic:spPr>
                </pic:pic>
              </a:graphicData>
            </a:graphic>
          </wp:inline>
        </w:drawing>
      </w:r>
    </w:p>
    <w:p w:rsidR="003C2AE0" w:rsidRDefault="00C15C95" w14:paraId="625B8F31" w14:textId="77777777">
      <w:pPr>
        <w:numPr>
          <w:ilvl w:val="0"/>
          <w:numId w:val="18"/>
        </w:numPr>
        <w:ind w:hanging="360"/>
      </w:pPr>
      <w:r>
        <w:t xml:space="preserve">On the Household screen click on the Linked Housing Need.  </w:t>
      </w:r>
    </w:p>
    <w:p w:rsidR="003C2AE0" w:rsidRDefault="00C15C95" w14:paraId="625B8F32" w14:textId="77777777">
      <w:pPr>
        <w:pBdr>
          <w:left w:val="none" w:color="auto" w:sz="0" w:space="10"/>
        </w:pBdr>
        <w:ind w:left="720"/>
      </w:pPr>
      <w:r>
        <w:rPr>
          <w:noProof/>
          <w:color w:val="2B579A"/>
          <w:shd w:val="clear" w:color="auto" w:fill="E6E6E6"/>
        </w:rPr>
        <w:drawing>
          <wp:inline distT="114300" distB="114300" distL="114300" distR="114300" wp14:anchorId="625B91E7" wp14:editId="625B91E8">
            <wp:extent cx="2997200" cy="4572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7"/>
                    <a:srcRect/>
                    <a:stretch>
                      <a:fillRect/>
                    </a:stretch>
                  </pic:blipFill>
                  <pic:spPr>
                    <a:xfrm>
                      <a:off x="0" y="0"/>
                      <a:ext cx="2997200" cy="457200"/>
                    </a:xfrm>
                    <a:prstGeom prst="rect">
                      <a:avLst/>
                    </a:prstGeom>
                    <a:ln/>
                  </pic:spPr>
                </pic:pic>
              </a:graphicData>
            </a:graphic>
          </wp:inline>
        </w:drawing>
      </w:r>
    </w:p>
    <w:p w:rsidR="003C2AE0" w:rsidRDefault="00C15C95" w14:paraId="625B8F33" w14:textId="77777777">
      <w:pPr>
        <w:numPr>
          <w:ilvl w:val="0"/>
          <w:numId w:val="18"/>
        </w:numPr>
        <w:pBdr>
          <w:left w:val="none" w:color="auto" w:sz="0" w:space="10"/>
        </w:pBdr>
        <w:spacing w:after="0"/>
        <w:ind w:hanging="360"/>
      </w:pPr>
      <w:r>
        <w:t>Make changes to the fields as required. Those marked with a red asterisk (</w:t>
      </w:r>
      <w:r>
        <w:rPr>
          <w:color w:val="FF0000"/>
        </w:rPr>
        <w:t>*</w:t>
      </w:r>
      <w:r>
        <w:t xml:space="preserve">) are mandatory. </w:t>
      </w:r>
    </w:p>
    <w:p w:rsidR="003C2AE0" w:rsidRDefault="00C15C95" w14:paraId="625B8F34" w14:textId="77777777">
      <w:pPr>
        <w:numPr>
          <w:ilvl w:val="0"/>
          <w:numId w:val="18"/>
        </w:numPr>
        <w:ind w:hanging="360"/>
      </w:pPr>
      <w:r>
        <w:t xml:space="preserve">Once you have made the required changes, make sure to save by clicking the Save button or Save &amp; Close button. </w:t>
      </w:r>
    </w:p>
    <w:p w:rsidR="003C2AE0" w:rsidRDefault="00C15C95" w14:paraId="625B8F35" w14:textId="77777777">
      <w:r>
        <w:t xml:space="preserve"> </w:t>
      </w:r>
    </w:p>
    <w:p w:rsidR="003C2AE0" w:rsidRDefault="3AFE5C85" w14:paraId="625B8F36" w14:textId="77777777">
      <w:pPr>
        <w:pStyle w:val="Heading3"/>
        <w:spacing w:after="200"/>
      </w:pPr>
      <w:bookmarkStart w:name="_Toc1011377031" w:id="1980206877"/>
      <w:r w:rsidR="3AFE5C85">
        <w:rPr/>
        <w:t>Creating a new Housing Need</w:t>
      </w:r>
      <w:r w:rsidR="3AFE5C85">
        <w:rPr/>
        <w:t xml:space="preserve"> </w:t>
      </w:r>
      <w:bookmarkEnd w:id="1980206877"/>
    </w:p>
    <w:p w:rsidRPr="00C12E26" w:rsidR="003C2AE0" w:rsidRDefault="00C15C95" w14:paraId="625B8F37" w14:textId="018E7D62">
      <w:pPr>
        <w:numPr>
          <w:ilvl w:val="0"/>
          <w:numId w:val="59"/>
        </w:numPr>
        <w:pBdr>
          <w:left w:val="none" w:color="auto" w:sz="0" w:space="11"/>
        </w:pBdr>
      </w:pPr>
      <w:r w:rsidRPr="00C12E26">
        <w:t xml:space="preserve">Search for the applicant(s) </w:t>
      </w:r>
      <w:r w:rsidRPr="00C12E26" w:rsidR="001A7731">
        <w:t xml:space="preserve">in the </w:t>
      </w:r>
      <w:hyperlink w:anchor="_Menus">
        <w:r w:rsidRPr="001A7731" w:rsidR="001A7731">
          <w:rPr>
            <w:color w:val="1155CC"/>
            <w:u w:val="single"/>
          </w:rPr>
          <w:t>Applicant section</w:t>
        </w:r>
      </w:hyperlink>
      <w:r w:rsidRPr="00C12E26" w:rsidR="001A7731">
        <w:t>.</w:t>
      </w:r>
    </w:p>
    <w:p w:rsidRPr="00C12E26" w:rsidR="003C2AE0" w:rsidRDefault="00C15C95" w14:paraId="625B8F38" w14:textId="77777777">
      <w:pPr>
        <w:numPr>
          <w:ilvl w:val="0"/>
          <w:numId w:val="59"/>
        </w:numPr>
        <w:pBdr>
          <w:left w:val="none" w:color="auto" w:sz="0" w:space="11"/>
        </w:pBdr>
      </w:pPr>
      <w:r w:rsidRPr="00C12E26">
        <w:lastRenderedPageBreak/>
        <w:t xml:space="preserve">Once you have found the applicant, click on the Household ID (FAM# or WG#). </w:t>
      </w:r>
    </w:p>
    <w:p w:rsidRPr="00C12E26" w:rsidR="003C2AE0" w:rsidRDefault="00C15C95" w14:paraId="625B8F39" w14:textId="77777777">
      <w:pPr>
        <w:ind w:left="720"/>
      </w:pPr>
      <w:r w:rsidRPr="00C12E26">
        <w:rPr>
          <w:noProof/>
          <w:color w:val="2B579A"/>
          <w:shd w:val="clear" w:color="auto" w:fill="E6E6E6"/>
        </w:rPr>
        <w:drawing>
          <wp:inline distT="114300" distB="114300" distL="114300" distR="114300" wp14:anchorId="625B91E9" wp14:editId="27963D77">
            <wp:extent cx="5731200" cy="2413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5731200" cy="241300"/>
                    </a:xfrm>
                    <a:prstGeom prst="rect">
                      <a:avLst/>
                    </a:prstGeom>
                    <a:ln/>
                  </pic:spPr>
                </pic:pic>
              </a:graphicData>
            </a:graphic>
          </wp:inline>
        </w:drawing>
      </w:r>
    </w:p>
    <w:p w:rsidRPr="00C12E26" w:rsidR="003C2AE0" w:rsidRDefault="00C15C95" w14:paraId="625B8F3A" w14:textId="77777777">
      <w:pPr>
        <w:ind w:left="720"/>
      </w:pPr>
      <w:r w:rsidRPr="00C12E26">
        <w:t xml:space="preserve"> </w:t>
      </w:r>
    </w:p>
    <w:p w:rsidRPr="00C12E26" w:rsidR="003C2AE0" w:rsidRDefault="00C15C95" w14:paraId="625B8F3B" w14:textId="77777777">
      <w:pPr>
        <w:ind w:left="720"/>
      </w:pPr>
      <w:r w:rsidRPr="00C12E26">
        <w:t xml:space="preserve">This will take you to the Household section.  </w:t>
      </w:r>
    </w:p>
    <w:p w:rsidRPr="00C12E26" w:rsidR="003C2AE0" w:rsidRDefault="00C15C95" w14:paraId="625B8F3C" w14:textId="77777777">
      <w:pPr>
        <w:numPr>
          <w:ilvl w:val="0"/>
          <w:numId w:val="59"/>
        </w:numPr>
        <w:pBdr>
          <w:left w:val="none" w:color="auto" w:sz="0" w:space="11"/>
        </w:pBdr>
      </w:pPr>
      <w:r w:rsidRPr="00C12E26">
        <w:t xml:space="preserve">On the General tab, double click on the Linked Housing Need field and select New Housing Need. </w:t>
      </w:r>
    </w:p>
    <w:p w:rsidRPr="00C12E26" w:rsidR="003C2AE0" w:rsidRDefault="00C15C95" w14:paraId="625B8F3D" w14:textId="77777777">
      <w:pPr>
        <w:ind w:left="720"/>
      </w:pPr>
      <w:r w:rsidRPr="00C12E26">
        <w:rPr>
          <w:noProof/>
          <w:color w:val="2B579A"/>
          <w:shd w:val="clear" w:color="auto" w:fill="E6E6E6"/>
        </w:rPr>
        <w:drawing>
          <wp:inline distT="114300" distB="114300" distL="114300" distR="114300" wp14:anchorId="625B91EB" wp14:editId="625B91EC">
            <wp:extent cx="4572000" cy="1244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9"/>
                    <a:srcRect/>
                    <a:stretch>
                      <a:fillRect/>
                    </a:stretch>
                  </pic:blipFill>
                  <pic:spPr>
                    <a:xfrm>
                      <a:off x="0" y="0"/>
                      <a:ext cx="4572000" cy="1244600"/>
                    </a:xfrm>
                    <a:prstGeom prst="rect">
                      <a:avLst/>
                    </a:prstGeom>
                    <a:ln/>
                  </pic:spPr>
                </pic:pic>
              </a:graphicData>
            </a:graphic>
          </wp:inline>
        </w:drawing>
      </w:r>
      <w:r w:rsidRPr="00C12E26">
        <w:t xml:space="preserve"> </w:t>
      </w:r>
    </w:p>
    <w:p w:rsidRPr="00C12E26" w:rsidR="003C2AE0" w:rsidRDefault="00C15C95" w14:paraId="625B8F3E" w14:textId="77777777">
      <w:pPr>
        <w:numPr>
          <w:ilvl w:val="0"/>
          <w:numId w:val="59"/>
        </w:numPr>
        <w:pBdr>
          <w:left w:val="none" w:color="auto" w:sz="0" w:space="11"/>
        </w:pBdr>
      </w:pPr>
      <w:r w:rsidRPr="00C12E26">
        <w:t>Complete the fields as required. Those marked with a red asterisk (</w:t>
      </w:r>
      <w:r w:rsidRPr="001A7731">
        <w:t>*</w:t>
      </w:r>
      <w:r w:rsidRPr="00C12E26">
        <w:t xml:space="preserve">) are mandatory. </w:t>
      </w:r>
    </w:p>
    <w:p w:rsidRPr="00C12E26" w:rsidR="003C2AE0" w:rsidRDefault="00C15C95" w14:paraId="625B8F3F" w14:textId="77777777">
      <w:pPr>
        <w:numPr>
          <w:ilvl w:val="0"/>
          <w:numId w:val="59"/>
        </w:numPr>
        <w:pBdr>
          <w:left w:val="none" w:color="auto" w:sz="0" w:space="11"/>
        </w:pBdr>
      </w:pPr>
      <w:r w:rsidRPr="00C12E26">
        <w:t xml:space="preserve">Once you have made the required changes, make sure to save by clicking the Save button or Save &amp; Close button. </w:t>
      </w:r>
    </w:p>
    <w:p w:rsidR="509D16E4" w:rsidP="509D16E4" w:rsidRDefault="509D16E4" w14:paraId="7D218587" w14:textId="7894ECD8">
      <w:r>
        <w:br/>
      </w:r>
      <w:r w:rsidRPr="509D16E4">
        <w:rPr>
          <w:b/>
          <w:bCs/>
          <w:sz w:val="28"/>
          <w:szCs w:val="28"/>
        </w:rPr>
        <w:t>Deleting an orphaned Housing Need record</w:t>
      </w:r>
    </w:p>
    <w:p w:rsidRPr="00145C58" w:rsidR="509D16E4" w:rsidP="509D16E4" w:rsidRDefault="509D16E4" w14:paraId="6FC4C938" w14:textId="2ED1F208">
      <w:r>
        <w:t xml:space="preserve">When you </w:t>
      </w:r>
      <w:hyperlink w:anchor="_Adding_an_applicant">
        <w:r w:rsidRPr="75FD10DA">
          <w:rPr>
            <w:rStyle w:val="Hyperlink"/>
          </w:rPr>
          <w:t>merge households</w:t>
        </w:r>
      </w:hyperlink>
      <w:r>
        <w:t xml:space="preserve">, you will also update the main household housing need. The person that has joined the new household will now have an orphaned housing need record which will need to be deleted.  Only a limited number of platform users can delete records, so if you have a housing need which needs to be deleted, please email </w:t>
      </w:r>
      <w:hyperlink r:id="rId50">
        <w:r w:rsidRPr="75FD10DA">
          <w:rPr>
            <w:rStyle w:val="Hyperlink"/>
          </w:rPr>
          <w:t>WNSManagement@cardiff.gov.uk</w:t>
        </w:r>
      </w:hyperlink>
      <w:r>
        <w:t xml:space="preserve"> with the Housing Needs reference (H-N – xxxx) that needs to be deleted.  </w:t>
      </w:r>
    </w:p>
    <w:p w:rsidR="003C2AE0" w:rsidRDefault="3AFE5C85" w14:paraId="625B8F40" w14:textId="77777777">
      <w:pPr>
        <w:pStyle w:val="Heading2"/>
        <w:pageBreakBefore/>
      </w:pPr>
      <w:bookmarkStart w:name="_Toc1330709770" w:id="1353705684"/>
      <w:r w:rsidR="3AFE5C85">
        <w:rPr/>
        <w:t>Creating/Closing a Placement Record</w:t>
      </w:r>
      <w:r w:rsidR="3AFE5C85">
        <w:rPr/>
        <w:t xml:space="preserve"> </w:t>
      </w:r>
      <w:bookmarkEnd w:id="1353705684"/>
    </w:p>
    <w:p w:rsidR="003C2AE0" w:rsidRDefault="00C15C95" w14:paraId="625B8F41" w14:textId="77777777">
      <w:r>
        <w:t xml:space="preserve">Whenever a household is moved, you will need to create a new placement record and close the previous one. This creates a history of their placements including start and end dates and reasons for moving. </w:t>
      </w:r>
    </w:p>
    <w:p w:rsidR="003C2AE0" w:rsidRDefault="00C15C95" w14:paraId="625B8F42" w14:textId="77777777">
      <w:r>
        <w:t>Creating and closing placement records is equally applicable irrelevant of the Scheme.</w:t>
      </w:r>
    </w:p>
    <w:p w:rsidR="003C2AE0" w:rsidRDefault="00C15C95" w14:paraId="625B8F43" w14:textId="2DD8E7BB">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Pr>
            <w:color w:val="1155CC"/>
            <w:u w:val="single"/>
          </w:rPr>
          <w:t>removing an applicant to a household section</w:t>
        </w:r>
      </w:hyperlink>
      <w:r>
        <w:t>.</w:t>
      </w:r>
    </w:p>
    <w:p w:rsidR="003C2AE0" w:rsidRDefault="3AFE5C85" w14:paraId="625B8F44" w14:textId="77777777">
      <w:pPr>
        <w:pStyle w:val="Heading3"/>
        <w:spacing w:after="200"/>
      </w:pPr>
      <w:bookmarkStart w:name="_Closing_a_placement" w:id="67"/>
      <w:bookmarkEnd w:id="67"/>
      <w:bookmarkStart w:name="_Toc852271450" w:id="888618157"/>
      <w:r w:rsidR="3AFE5C85">
        <w:rPr/>
        <w:t>Closing a placement record</w:t>
      </w:r>
      <w:r w:rsidR="3AFE5C85">
        <w:rPr/>
        <w:t xml:space="preserve"> </w:t>
      </w:r>
      <w:bookmarkEnd w:id="888618157"/>
    </w:p>
    <w:p w:rsidR="003C2AE0" w:rsidRDefault="00C15C95" w14:paraId="625B8F45" w14:textId="77777777">
      <w:pPr>
        <w:rPr>
          <w:sz w:val="28"/>
          <w:szCs w:val="28"/>
        </w:rPr>
      </w:pPr>
      <w:r>
        <w:t>We advise closing a placement record before you create a new record detailing their next placement. To do so:</w:t>
      </w:r>
    </w:p>
    <w:p w:rsidR="003C2AE0" w:rsidRDefault="00C15C95" w14:paraId="625B8F46" w14:textId="77777777">
      <w:pPr>
        <w:numPr>
          <w:ilvl w:val="0"/>
          <w:numId w:val="62"/>
        </w:numPr>
        <w:pBdr>
          <w:left w:val="none" w:color="auto" w:sz="0" w:space="11"/>
        </w:pBdr>
      </w:pPr>
      <w:r>
        <w:t>Click on the Household ID number (either FAM ID or WG ID) from an Applicant Summary record.</w:t>
      </w:r>
    </w:p>
    <w:p w:rsidR="003C2AE0" w:rsidRDefault="00C15C95" w14:paraId="625B8F47" w14:textId="77777777">
      <w:pPr>
        <w:numPr>
          <w:ilvl w:val="0"/>
          <w:numId w:val="62"/>
        </w:numPr>
        <w:pBdr>
          <w:left w:val="none" w:color="auto" w:sz="0" w:space="11"/>
        </w:pBdr>
      </w:pPr>
      <w:r>
        <w:t xml:space="preserve">Go to the Placement Trackings tab. </w:t>
      </w:r>
    </w:p>
    <w:p w:rsidR="003C2AE0" w:rsidRDefault="00C15C95" w14:paraId="625B8F48" w14:textId="77777777">
      <w:pPr>
        <w:ind w:left="720"/>
      </w:pPr>
      <w:r>
        <w:rPr>
          <w:noProof/>
          <w:color w:val="2B579A"/>
          <w:shd w:val="clear" w:color="auto" w:fill="E6E6E6"/>
        </w:rPr>
        <w:drawing>
          <wp:inline distT="114300" distB="114300" distL="114300" distR="114300" wp14:anchorId="625B91ED" wp14:editId="625B91EE">
            <wp:extent cx="4572000" cy="29210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4572000" cy="292100"/>
                    </a:xfrm>
                    <a:prstGeom prst="rect">
                      <a:avLst/>
                    </a:prstGeom>
                    <a:ln/>
                  </pic:spPr>
                </pic:pic>
              </a:graphicData>
            </a:graphic>
          </wp:inline>
        </w:drawing>
      </w:r>
      <w:r>
        <w:t xml:space="preserve"> </w:t>
      </w:r>
    </w:p>
    <w:p w:rsidR="003C2AE0" w:rsidRDefault="00C15C95" w14:paraId="625B8F49" w14:textId="77777777">
      <w:pPr>
        <w:numPr>
          <w:ilvl w:val="0"/>
          <w:numId w:val="62"/>
        </w:numPr>
        <w:pBdr>
          <w:left w:val="none" w:color="auto" w:sz="0" w:space="11"/>
        </w:pBdr>
      </w:pPr>
      <w:r>
        <w:t xml:space="preserve">Click on the record you wish to close. </w:t>
      </w:r>
    </w:p>
    <w:p w:rsidR="003C2AE0" w:rsidRDefault="00C15C95" w14:paraId="625B8F4A" w14:textId="77777777">
      <w:pPr>
        <w:numPr>
          <w:ilvl w:val="0"/>
          <w:numId w:val="62"/>
        </w:numPr>
        <w:pBdr>
          <w:left w:val="none" w:color="auto" w:sz="0" w:space="11"/>
        </w:pBdr>
      </w:pPr>
      <w:r>
        <w:t xml:space="preserve">Add the placement end date and the move on reason (using the drop down). </w:t>
      </w:r>
    </w:p>
    <w:p w:rsidR="003C2AE0" w:rsidRDefault="00C15C95" w14:paraId="625B8F4B" w14:textId="77777777">
      <w:pPr>
        <w:numPr>
          <w:ilvl w:val="0"/>
          <w:numId w:val="62"/>
        </w:numPr>
        <w:pBdr>
          <w:left w:val="none" w:color="auto" w:sz="0" w:space="11"/>
        </w:pBdr>
      </w:pPr>
      <w:r>
        <w:t>Click Save or Save and Close.</w:t>
      </w:r>
    </w:p>
    <w:p w:rsidR="003C2AE0" w:rsidRDefault="00C15C95" w14:paraId="625B8F4C" w14:textId="77777777">
      <w:pPr>
        <w:rPr>
          <w:sz w:val="28"/>
          <w:szCs w:val="28"/>
        </w:rPr>
      </w:pPr>
      <w:r>
        <w:rPr>
          <w:sz w:val="28"/>
          <w:szCs w:val="28"/>
        </w:rPr>
        <w:t xml:space="preserve"> </w:t>
      </w:r>
    </w:p>
    <w:p w:rsidR="003C2AE0" w:rsidRDefault="3AFE5C85" w14:paraId="625B8F4D" w14:textId="77777777">
      <w:pPr>
        <w:pStyle w:val="Heading3"/>
        <w:spacing w:line="305" w:lineRule="auto"/>
      </w:pPr>
      <w:bookmarkStart w:name="_Creating_a_new" w:id="69"/>
      <w:bookmarkEnd w:id="69"/>
      <w:bookmarkStart w:name="_Toc1883260909" w:id="2084613489"/>
      <w:r w:rsidR="3AFE5C85">
        <w:rPr/>
        <w:t>Creating a new placement record</w:t>
      </w:r>
      <w:r w:rsidR="3AFE5C85">
        <w:rPr/>
        <w:t xml:space="preserve"> </w:t>
      </w:r>
      <w:bookmarkEnd w:id="2084613489"/>
    </w:p>
    <w:p w:rsidR="003C2AE0" w:rsidRDefault="00C15C95" w14:paraId="625B8F4E" w14:textId="77777777">
      <w:pPr>
        <w:numPr>
          <w:ilvl w:val="0"/>
          <w:numId w:val="14"/>
        </w:numPr>
        <w:pBdr>
          <w:left w:val="none" w:color="auto" w:sz="0" w:space="11"/>
        </w:pBdr>
      </w:pPr>
      <w:r>
        <w:t>Click on the Household ID number (either FAM ID or WG ID) from an Applicant Summary record.</w:t>
      </w:r>
    </w:p>
    <w:p w:rsidR="003C2AE0" w:rsidRDefault="00C15C95" w14:paraId="625B8F4F" w14:textId="544AABEF">
      <w:pPr>
        <w:numPr>
          <w:ilvl w:val="0"/>
          <w:numId w:val="14"/>
        </w:numPr>
        <w:pBdr>
          <w:left w:val="none" w:color="auto" w:sz="0" w:space="11"/>
        </w:pBdr>
      </w:pPr>
      <w:r>
        <w:t xml:space="preserve">Go to the Placement </w:t>
      </w:r>
      <w:r w:rsidR="006E365A">
        <w:t>Tracking</w:t>
      </w:r>
      <w:r w:rsidR="00F91E9E">
        <w:t>s</w:t>
      </w:r>
      <w:r>
        <w:t xml:space="preserve"> tab </w:t>
      </w:r>
    </w:p>
    <w:p w:rsidR="003C2AE0" w:rsidRDefault="00C15C95" w14:paraId="625B8F50" w14:textId="77777777">
      <w:pPr>
        <w:ind w:left="720"/>
      </w:pPr>
      <w:r>
        <w:rPr>
          <w:noProof/>
          <w:color w:val="2B579A"/>
          <w:shd w:val="clear" w:color="auto" w:fill="E6E6E6"/>
        </w:rPr>
        <w:drawing>
          <wp:inline distT="114300" distB="114300" distL="114300" distR="114300" wp14:anchorId="625B91EF" wp14:editId="625B91F0">
            <wp:extent cx="4572000" cy="2921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4572000" cy="292100"/>
                    </a:xfrm>
                    <a:prstGeom prst="rect">
                      <a:avLst/>
                    </a:prstGeom>
                    <a:ln/>
                  </pic:spPr>
                </pic:pic>
              </a:graphicData>
            </a:graphic>
          </wp:inline>
        </w:drawing>
      </w:r>
      <w:r>
        <w:t xml:space="preserve"> </w:t>
      </w:r>
    </w:p>
    <w:p w:rsidR="003C2AE0" w:rsidRDefault="00C15C95" w14:paraId="625B8F51" w14:textId="77777777">
      <w:pPr>
        <w:numPr>
          <w:ilvl w:val="0"/>
          <w:numId w:val="14"/>
        </w:numPr>
        <w:pBdr>
          <w:left w:val="none" w:color="auto" w:sz="0" w:space="11"/>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2"/>
                    <a:srcRect/>
                    <a:stretch>
                      <a:fillRect/>
                    </a:stretch>
                  </pic:blipFill>
                  <pic:spPr>
                    <a:xfrm>
                      <a:off x="0" y="0"/>
                      <a:ext cx="1803400" cy="368300"/>
                    </a:xfrm>
                    <a:prstGeom prst="rect">
                      <a:avLst/>
                    </a:prstGeom>
                    <a:ln/>
                  </pic:spPr>
                </pic:pic>
              </a:graphicData>
            </a:graphic>
          </wp:inline>
        </w:drawing>
      </w:r>
    </w:p>
    <w:p w:rsidR="003C2AE0" w:rsidRDefault="00C15C95" w14:paraId="625B8F52" w14:textId="77777777">
      <w:pPr>
        <w:numPr>
          <w:ilvl w:val="0"/>
          <w:numId w:val="14"/>
        </w:numPr>
        <w:pBdr>
          <w:left w:val="none" w:color="auto" w:sz="0" w:space="11"/>
        </w:pBdr>
      </w:pPr>
      <w:r>
        <w:t xml:space="preserve">On the New Placement Tracking form, complete the fields as follows: </w:t>
      </w:r>
    </w:p>
    <w:tbl>
      <w:tblPr>
        <w:tblW w:w="8655"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3" w14:textId="77777777">
            <w:pPr>
              <w:spacing w:before="40"/>
              <w:ind w:left="640"/>
              <w:rPr>
                <w:b/>
              </w:rPr>
            </w:pPr>
            <w:r>
              <w:rPr>
                <w:b/>
              </w:rPr>
              <w:lastRenderedPageBreak/>
              <w:t xml:space="preserve">Form criteria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4" w14:textId="77777777">
            <w:pPr>
              <w:spacing w:before="40"/>
              <w:ind w:left="640"/>
              <w:rPr>
                <w:b/>
              </w:rPr>
            </w:pPr>
            <w:r>
              <w:rPr>
                <w:b/>
              </w:rPr>
              <w:t xml:space="preserve">Content to enter </w:t>
            </w:r>
          </w:p>
        </w:tc>
      </w:tr>
      <w:tr w:rsidR="003C2AE0" w14:paraId="625B8F58"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6" w14:textId="77777777">
            <w:pPr>
              <w:spacing w:before="40"/>
              <w:ind w:left="640"/>
            </w:pPr>
            <w:r>
              <w:t xml:space="preserve">Applicant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7" w14:textId="77777777">
            <w:pPr>
              <w:spacing w:before="40"/>
              <w:ind w:left="640"/>
            </w:pPr>
            <w:r>
              <w:t xml:space="preserve">(Already completed) </w:t>
            </w:r>
          </w:p>
        </w:tc>
      </w:tr>
      <w:tr w:rsidR="003C2AE0" w14:paraId="625B8F5B"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9" w14:textId="77777777">
            <w:pPr>
              <w:spacing w:before="40"/>
              <w:ind w:left="640"/>
            </w:pPr>
            <w:r>
              <w:t xml:space="preserve">Placement Type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A" w14:textId="05BFAD94">
            <w:pPr>
              <w:spacing w:before="40"/>
              <w:ind w:left="640"/>
            </w:pPr>
            <w:r>
              <w:t>Welcome Centre</w:t>
            </w:r>
            <w:r w:rsidR="00AE0AE5">
              <w:t xml:space="preserve"> / </w:t>
            </w:r>
            <w:r w:rsidR="00D665EE">
              <w:t xml:space="preserve">Emergency Accommodation / Hospital /Move on </w:t>
            </w:r>
            <w:r w:rsidR="00BC1EF4">
              <w:t>Accommodation</w:t>
            </w:r>
            <w:r w:rsidR="00D665EE">
              <w:t xml:space="preserve"> etc</w:t>
            </w:r>
          </w:p>
        </w:tc>
      </w:tr>
      <w:tr w:rsidR="003C2AE0" w14:paraId="625B8F5E"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C" w14:textId="77777777">
            <w:pPr>
              <w:spacing w:before="40"/>
              <w:ind w:left="640"/>
            </w:pPr>
            <w:r>
              <w:t xml:space="preserve">Date started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D" w14:textId="7E694C1D">
            <w:pPr>
              <w:spacing w:before="40"/>
              <w:ind w:left="640"/>
            </w:pPr>
            <w:r>
              <w:t xml:space="preserve">Date when person arrived at </w:t>
            </w:r>
            <w:r w:rsidR="00D665EE">
              <w:t xml:space="preserve">their </w:t>
            </w:r>
            <w:r w:rsidR="00F06A7B">
              <w:t>accommodation i.e welcome centre</w:t>
            </w:r>
          </w:p>
        </w:tc>
      </w:tr>
      <w:tr w:rsidR="003C2AE0" w14:paraId="625B8F61" w14:textId="77777777">
        <w:trPr>
          <w:trHeight w:val="6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5F" w14:textId="77777777">
            <w:pPr>
              <w:spacing w:before="40"/>
              <w:ind w:left="640"/>
            </w:pPr>
            <w:r>
              <w:t xml:space="preserve">Date Allocated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0" w14:textId="49F92276">
            <w:pPr>
              <w:spacing w:before="40"/>
              <w:ind w:left="640"/>
            </w:pPr>
            <w:r>
              <w:t xml:space="preserve">Date when Contact Centre allocated space </w:t>
            </w:r>
            <w:r w:rsidR="00895AA1">
              <w:t>in Welcome Centre</w:t>
            </w:r>
            <w:r w:rsidR="00F06A7B">
              <w:t xml:space="preserve"> </w:t>
            </w:r>
            <w:r w:rsidR="00895AA1">
              <w:t xml:space="preserve">(if known) or </w:t>
            </w:r>
            <w:r w:rsidR="006313A9">
              <w:t xml:space="preserve">Local Authority allocated space for other </w:t>
            </w:r>
            <w:r w:rsidR="00C145CF">
              <w:t>accommodation</w:t>
            </w:r>
          </w:p>
        </w:tc>
      </w:tr>
      <w:tr w:rsidR="003C2AE0" w14:paraId="625B8F64"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2" w14:textId="77777777">
            <w:pPr>
              <w:spacing w:before="40"/>
              <w:ind w:left="640"/>
            </w:pPr>
            <w:r>
              <w:t xml:space="preserve">Date ended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3" w14:textId="77777777">
            <w:pPr>
              <w:spacing w:before="40"/>
              <w:ind w:left="640"/>
            </w:pPr>
            <w:r>
              <w:t xml:space="preserve">Leave blank (until person leaves) </w:t>
            </w:r>
          </w:p>
        </w:tc>
      </w:tr>
      <w:tr w:rsidR="003C2AE0" w14:paraId="625B8F67"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5" w14:textId="77777777">
            <w:pPr>
              <w:spacing w:before="40"/>
              <w:ind w:left="640"/>
            </w:pPr>
            <w:r>
              <w:t xml:space="preserve">Allocated Welcome Centre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6" w14:textId="4868369B">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8" w14:textId="77777777">
            <w:pPr>
              <w:spacing w:before="40"/>
              <w:ind w:left="640"/>
            </w:pPr>
            <w:r>
              <w:t xml:space="preserve">Address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9" w14:textId="672D8853">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B" w14:textId="77777777">
            <w:pPr>
              <w:spacing w:before="40"/>
              <w:ind w:left="640"/>
            </w:pPr>
            <w:r>
              <w:t xml:space="preserve">Local Authority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C" w14:textId="77777777">
            <w:pPr>
              <w:spacing w:before="40"/>
              <w:ind w:left="640"/>
            </w:pPr>
            <w:r>
              <w:t xml:space="preserve">Your LA </w:t>
            </w:r>
          </w:p>
        </w:tc>
      </w:tr>
      <w:tr w:rsidR="003C2AE0" w14:paraId="625B8F70" w14:textId="77777777">
        <w:trPr>
          <w:trHeight w:val="6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E" w14:textId="77777777">
            <w:pPr>
              <w:spacing w:before="40"/>
              <w:ind w:left="640"/>
            </w:pPr>
            <w:r>
              <w:t xml:space="preserve">Host Sponsor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6F" w14:textId="77777777">
            <w:pPr>
              <w:spacing w:before="40"/>
              <w:ind w:left="640"/>
            </w:pPr>
            <w:r>
              <w:t xml:space="preserve">Leave blank until person is moved out of WC to permanent accommodation </w:t>
            </w:r>
          </w:p>
        </w:tc>
      </w:tr>
      <w:tr w:rsidR="003C2AE0" w14:paraId="625B8F73"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71" w14:textId="77777777">
            <w:pPr>
              <w:spacing w:before="40"/>
              <w:ind w:left="640"/>
            </w:pPr>
            <w:r>
              <w:t xml:space="preserve">Move on reason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72" w14:textId="77777777">
            <w:pPr>
              <w:spacing w:before="40"/>
              <w:ind w:left="640"/>
            </w:pPr>
            <w:r>
              <w:t xml:space="preserve">Leave blank </w:t>
            </w:r>
          </w:p>
        </w:tc>
      </w:tr>
      <w:tr w:rsidR="003C2AE0" w14:paraId="625B8F76" w14:textId="77777777">
        <w:trPr>
          <w:trHeight w:val="300"/>
        </w:trPr>
        <w:tc>
          <w:tcPr>
            <w:tcW w:w="357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74" w14:textId="77777777">
            <w:pPr>
              <w:spacing w:before="40"/>
              <w:ind w:left="640"/>
            </w:pPr>
            <w:r>
              <w:t xml:space="preserve">Application </w:t>
            </w:r>
          </w:p>
        </w:tc>
        <w:tc>
          <w:tcPr>
            <w:tcW w:w="508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8F75" w14:textId="77777777">
            <w:pPr>
              <w:spacing w:before="40"/>
              <w:ind w:left="640"/>
            </w:pPr>
            <w:r>
              <w:t xml:space="preserve">Leave blank </w:t>
            </w:r>
          </w:p>
        </w:tc>
      </w:tr>
    </w:tbl>
    <w:p w:rsidR="003C2AE0" w:rsidRDefault="00C15C95" w14:paraId="625B8F77" w14:textId="77777777">
      <w:r>
        <w:t xml:space="preserve"> </w:t>
      </w:r>
    </w:p>
    <w:p w:rsidR="003C2AE0" w:rsidRDefault="00C15C95" w14:paraId="625B8F78" w14:textId="77777777">
      <w:pPr>
        <w:numPr>
          <w:ilvl w:val="0"/>
          <w:numId w:val="14"/>
        </w:numPr>
      </w:pPr>
      <w:r>
        <w:t xml:space="preserve">Once you have completed all relevant fields, click the Save or Save &amp; Close buttons. </w:t>
      </w:r>
    </w:p>
    <w:p w:rsidR="003C2AE0" w:rsidRDefault="3AFE5C85" w14:paraId="625B8F79" w14:textId="77777777">
      <w:pPr>
        <w:pStyle w:val="Heading2"/>
        <w:pageBreakBefore/>
        <w:spacing w:line="291" w:lineRule="auto"/>
      </w:pPr>
      <w:bookmarkStart w:name="_Changing_Journey_Status" w:id="71"/>
      <w:bookmarkStart w:name="_Changing_Journey_Status_" w:id="72"/>
      <w:bookmarkEnd w:id="71"/>
      <w:bookmarkStart w:name="_Toc1803924687" w:id="883792199"/>
      <w:r w:rsidR="3AFE5C85">
        <w:rPr/>
        <w:t>Changing Journey Status</w:t>
      </w:r>
      <w:r w:rsidR="3AFE5C85">
        <w:rPr/>
        <w:t xml:space="preserve"> </w:t>
      </w:r>
      <w:bookmarkEnd w:id="72"/>
      <w:bookmarkEnd w:id="883792199"/>
    </w:p>
    <w:p w:rsidR="003C2AE0" w:rsidRDefault="00C15C95" w14:paraId="625B8F7A" w14:textId="77777777">
      <w:r>
        <w:t xml:space="preserve">To change an applicant’s Journey Status: </w:t>
      </w:r>
    </w:p>
    <w:p w:rsidR="003C2AE0" w:rsidRDefault="00C15C95" w14:paraId="625B8F7B" w14:textId="77777777">
      <w:pPr>
        <w:numPr>
          <w:ilvl w:val="0"/>
          <w:numId w:val="74"/>
        </w:numPr>
      </w:pPr>
      <w:r>
        <w:t xml:space="preserve">Go to the Applicants screen and double-click on the name of the applicant whose status you wish to update. </w:t>
      </w:r>
    </w:p>
    <w:p w:rsidR="003C2AE0" w:rsidRDefault="00C15C95" w14:paraId="625B8F7C" w14:textId="77777777">
      <w:pPr>
        <w:numPr>
          <w:ilvl w:val="0"/>
          <w:numId w:val="74"/>
        </w:numPr>
      </w:pPr>
      <w:r>
        <w:t xml:space="preserve">From the Summary tab, under Person Information, select the Journey Status dropdown. </w:t>
      </w:r>
    </w:p>
    <w:p w:rsidR="003C2AE0" w:rsidRDefault="00C15C95" w14:paraId="625B8F7D" w14:textId="77777777">
      <w:pPr>
        <w:ind w:left="720"/>
      </w:pPr>
      <w:r>
        <w:rPr>
          <w:noProof/>
          <w:color w:val="2B579A"/>
          <w:shd w:val="clear" w:color="auto" w:fill="E6E6E6"/>
        </w:rPr>
        <w:drawing>
          <wp:inline distT="114300" distB="114300" distL="114300" distR="114300" wp14:anchorId="625B91F3" wp14:editId="625B91F4">
            <wp:extent cx="4572000" cy="533400"/>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3"/>
                    <a:srcRect/>
                    <a:stretch>
                      <a:fillRect/>
                    </a:stretch>
                  </pic:blipFill>
                  <pic:spPr>
                    <a:xfrm>
                      <a:off x="0" y="0"/>
                      <a:ext cx="4572000" cy="533400"/>
                    </a:xfrm>
                    <a:prstGeom prst="rect">
                      <a:avLst/>
                    </a:prstGeom>
                    <a:ln/>
                  </pic:spPr>
                </pic:pic>
              </a:graphicData>
            </a:graphic>
          </wp:inline>
        </w:drawing>
      </w:r>
      <w:r>
        <w:t xml:space="preserve"> </w:t>
      </w:r>
    </w:p>
    <w:p w:rsidR="003C2AE0" w:rsidRDefault="00C15C95" w14:paraId="625B8F7E" w14:textId="77777777">
      <w:pPr>
        <w:numPr>
          <w:ilvl w:val="0"/>
          <w:numId w:val="74"/>
        </w:numPr>
      </w:pPr>
      <w:r>
        <w:t xml:space="preserve">Select the correct stage on the journey status. </w:t>
      </w:r>
    </w:p>
    <w:p w:rsidR="003C2AE0" w:rsidRDefault="00C15C95" w14:paraId="625B8F7F" w14:textId="77777777">
      <w:pPr>
        <w:numPr>
          <w:ilvl w:val="0"/>
          <w:numId w:val="74"/>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4"/>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5"/>
                    <a:srcRect/>
                    <a:stretch>
                      <a:fillRect/>
                    </a:stretch>
                  </pic:blipFill>
                  <pic:spPr>
                    <a:xfrm>
                      <a:off x="0" y="0"/>
                      <a:ext cx="1206500" cy="368300"/>
                    </a:xfrm>
                    <a:prstGeom prst="rect">
                      <a:avLst/>
                    </a:prstGeom>
                    <a:ln/>
                  </pic:spPr>
                </pic:pic>
              </a:graphicData>
            </a:graphic>
          </wp:inline>
        </w:drawing>
      </w:r>
      <w:r>
        <w:t xml:space="preserve">buttons. </w:t>
      </w:r>
    </w:p>
    <w:p w:rsidR="003C2AE0" w:rsidRDefault="00C15C95" w14:paraId="625B8F80" w14:textId="77777777">
      <w:r>
        <w:t xml:space="preserve"> </w:t>
      </w:r>
    </w:p>
    <w:p w:rsidR="003C2AE0" w:rsidRDefault="00C15C95" w14:paraId="625B8F81" w14:textId="2C0E798F">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rsidR="003C2AE0" w:rsidRDefault="00C15C95" w14:paraId="625B8F82" w14:textId="77777777">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rsidR="003C2AE0" w:rsidRDefault="00C15C95" w14:paraId="625B8F83" w14:textId="77777777">
      <w:r>
        <w:t>Annex 1 shows the Journey Statuses and definitions.</w:t>
      </w:r>
    </w:p>
    <w:p w:rsidR="5DD2F5E6" w:rsidP="5DD2F5E6" w:rsidRDefault="5DD2F5E6" w14:paraId="394D2D0D" w14:textId="5AE6FBA2"/>
    <w:p w:rsidR="003C2AE0" w:rsidRDefault="3AFE5C85" w14:paraId="625B8F84" w14:textId="08E123F0">
      <w:pPr>
        <w:pStyle w:val="Heading2"/>
        <w:pageBreakBefore/>
      </w:pPr>
      <w:bookmarkStart w:name="_Updating_multiple_records" w:id="74"/>
      <w:bookmarkEnd w:id="74"/>
      <w:bookmarkStart w:name="_Toc2073077321" w:id="967196909"/>
      <w:r w:rsidR="3AFE5C85">
        <w:rPr/>
        <w:t xml:space="preserve">Updating multiple records with the same </w:t>
      </w:r>
      <w:r w:rsidR="203681BA">
        <w:rPr/>
        <w:t>journey status</w:t>
      </w:r>
      <w:bookmarkEnd w:id="967196909"/>
    </w:p>
    <w:p w:rsidR="003C2AE0" w:rsidRDefault="00C15C95" w14:paraId="625B8F85" w14:textId="77777777">
      <w:pPr>
        <w:spacing w:line="283" w:lineRule="auto"/>
      </w:pPr>
      <w:r>
        <w:t xml:space="preserve">There will be some instances, such as updating a journey status, where it is better to update multiple records of the same household.  Particularly when moving from SS07 – SS08 and SS08 – SS09.   </w:t>
      </w:r>
    </w:p>
    <w:p w:rsidR="003C2AE0" w:rsidRDefault="00C15C95" w14:paraId="625B8F86" w14:textId="77777777">
      <w:r>
        <w:t xml:space="preserve">To update multiple records with the same information: </w:t>
      </w:r>
    </w:p>
    <w:p w:rsidR="003C2AE0" w:rsidRDefault="00C15C95" w14:paraId="625B8F87" w14:textId="77777777">
      <w:pPr>
        <w:numPr>
          <w:ilvl w:val="0"/>
          <w:numId w:val="75"/>
        </w:numPr>
      </w:pPr>
      <w:r>
        <w:t xml:space="preserve">Double-click on the Applicant Household ID (FAM# or WG#).  </w:t>
      </w:r>
    </w:p>
    <w:p w:rsidR="003C2AE0" w:rsidRDefault="00C15C95" w14:paraId="625B8F88" w14:textId="77777777">
      <w:pPr>
        <w:numPr>
          <w:ilvl w:val="0"/>
          <w:numId w:val="75"/>
        </w:numPr>
      </w:pPr>
      <w:r>
        <w:t xml:space="preserve">You can then select multiple applicants from the same household using the check box against each record. </w:t>
      </w:r>
    </w:p>
    <w:p w:rsidR="003C2AE0" w:rsidRDefault="00C15C95" w14:paraId="625B8F89" w14:textId="77777777">
      <w:pPr>
        <w:numPr>
          <w:ilvl w:val="0"/>
          <w:numId w:val="75"/>
        </w:numPr>
      </w:pPr>
      <w:r>
        <w:t>Once you have selected the required applicants, click the Edit button just above the table. This will open the Edit menu:</w:t>
      </w:r>
    </w:p>
    <w:p w:rsidR="003C2AE0" w:rsidRDefault="00C15C95" w14:paraId="625B8F8A" w14:textId="77777777">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56"/>
                    <a:srcRect/>
                    <a:stretch>
                      <a:fillRect/>
                    </a:stretch>
                  </pic:blipFill>
                  <pic:spPr>
                    <a:xfrm>
                      <a:off x="0" y="0"/>
                      <a:ext cx="5731200" cy="1422400"/>
                    </a:xfrm>
                    <a:prstGeom prst="rect">
                      <a:avLst/>
                    </a:prstGeom>
                    <a:ln/>
                  </pic:spPr>
                </pic:pic>
              </a:graphicData>
            </a:graphic>
          </wp:inline>
        </w:drawing>
      </w:r>
    </w:p>
    <w:p w:rsidR="003C2AE0" w:rsidRDefault="00C15C95" w14:paraId="625B8F8B" w14:textId="77777777">
      <w:pPr>
        <w:numPr>
          <w:ilvl w:val="0"/>
          <w:numId w:val="75"/>
        </w:numPr>
      </w:pPr>
      <w:r>
        <w:t xml:space="preserve">You can then update the SS Journey Status or any other appropriate fields for the multiple applicants. </w:t>
      </w:r>
    </w:p>
    <w:p w:rsidR="003C2AE0" w:rsidRDefault="00C15C95" w14:paraId="625B8F8C" w14:textId="77777777">
      <w:pPr>
        <w:ind w:left="720"/>
      </w:pPr>
      <w:r>
        <w:t xml:space="preserve"> </w:t>
      </w:r>
    </w:p>
    <w:p w:rsidR="003C2AE0" w:rsidRDefault="00C15C95" w14:paraId="625B8F8D" w14:textId="77777777">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4660900" cy="5778500"/>
                    </a:xfrm>
                    <a:prstGeom prst="rect">
                      <a:avLst/>
                    </a:prstGeom>
                    <a:ln/>
                  </pic:spPr>
                </pic:pic>
              </a:graphicData>
            </a:graphic>
          </wp:inline>
        </w:drawing>
      </w:r>
    </w:p>
    <w:p w:rsidR="003C2AE0" w:rsidRDefault="00C15C95" w14:paraId="625B8F8E" w14:textId="77777777">
      <w:pPr>
        <w:ind w:left="720"/>
      </w:pPr>
      <w:r>
        <w:t xml:space="preserve"> </w:t>
      </w:r>
    </w:p>
    <w:p w:rsidR="003C2AE0" w:rsidRDefault="00C15C95" w14:paraId="625B8F8F" w14:textId="494FF473">
      <w:pPr>
        <w:numPr>
          <w:ilvl w:val="0"/>
          <w:numId w:val="75"/>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rsidR="003C2AE0" w:rsidRDefault="00C15C95" w14:paraId="625B8F90" w14:textId="77777777">
      <w:r>
        <w:t xml:space="preserve"> </w:t>
      </w:r>
    </w:p>
    <w:p w:rsidR="50B2C79C" w:rsidP="5DD2F5E6" w:rsidRDefault="5979F34E" w14:paraId="3B617D7C" w14:textId="37EC0027">
      <w:pPr>
        <w:pStyle w:val="Heading2"/>
        <w:rPr>
          <w:highlight w:val="yellow"/>
        </w:rPr>
      </w:pPr>
      <w:bookmarkStart w:name="_Toc541753285" w:id="2104641993"/>
      <w:r w:rsidRPr="6940F363" w:rsidR="5979F34E">
        <w:rPr>
          <w:highlight w:val="yellow"/>
        </w:rPr>
        <w:t>Handling No Shows</w:t>
      </w:r>
      <w:bookmarkEnd w:id="2104641993"/>
    </w:p>
    <w:p w:rsidR="6F6DEF14" w:rsidP="5DD2F5E6" w:rsidRDefault="6F6DEF14" w14:paraId="5091CD8F" w14:textId="5F6A6A01">
      <w:pPr>
        <w:rPr>
          <w:highlight w:val="yellow"/>
        </w:rPr>
      </w:pPr>
      <w:r w:rsidRPr="5DD2F5E6">
        <w:rPr>
          <w:highlight w:val="yellow"/>
        </w:rPr>
        <w:t xml:space="preserve">There will be instances where </w:t>
      </w:r>
      <w:r w:rsidRPr="5DD2F5E6" w:rsidR="5F690448">
        <w:rPr>
          <w:highlight w:val="yellow"/>
        </w:rPr>
        <w:t>households</w:t>
      </w:r>
      <w:r w:rsidRPr="5DD2F5E6">
        <w:rPr>
          <w:highlight w:val="yellow"/>
        </w:rPr>
        <w:t xml:space="preserve"> do not arrive </w:t>
      </w:r>
      <w:r w:rsidRPr="5DD2F5E6" w:rsidR="41E04C8E">
        <w:rPr>
          <w:highlight w:val="yellow"/>
        </w:rPr>
        <w:t>when</w:t>
      </w:r>
      <w:r w:rsidRPr="5DD2F5E6">
        <w:rPr>
          <w:highlight w:val="yellow"/>
        </w:rPr>
        <w:t xml:space="preserve"> anticipated. </w:t>
      </w:r>
      <w:r w:rsidRPr="5DD2F5E6" w:rsidR="7D058A34">
        <w:rPr>
          <w:highlight w:val="yellow"/>
        </w:rPr>
        <w:t xml:space="preserve"> It may be because they have travelled </w:t>
      </w:r>
      <w:r w:rsidRPr="5DD2F5E6" w:rsidR="543C64B2">
        <w:rPr>
          <w:highlight w:val="yellow"/>
        </w:rPr>
        <w:t>elsewhere</w:t>
      </w:r>
      <w:r w:rsidRPr="5DD2F5E6" w:rsidR="7D058A34">
        <w:rPr>
          <w:highlight w:val="yellow"/>
        </w:rPr>
        <w:t xml:space="preserve">, decided not to travel or are waiting for family members to get their travel documentation. </w:t>
      </w:r>
      <w:r w:rsidRPr="5DD2F5E6">
        <w:rPr>
          <w:highlight w:val="yellow"/>
        </w:rPr>
        <w:t xml:space="preserve"> In those </w:t>
      </w:r>
      <w:r w:rsidRPr="5DD2F5E6" w:rsidR="14B7A7B1">
        <w:rPr>
          <w:highlight w:val="yellow"/>
        </w:rPr>
        <w:t>situations,</w:t>
      </w:r>
      <w:r w:rsidRPr="5DD2F5E6">
        <w:rPr>
          <w:highlight w:val="yellow"/>
        </w:rPr>
        <w:t xml:space="preserve"> they are classed as No S</w:t>
      </w:r>
      <w:r w:rsidRPr="5DD2F5E6" w:rsidR="2698B405">
        <w:rPr>
          <w:highlight w:val="yellow"/>
        </w:rPr>
        <w:t>h</w:t>
      </w:r>
      <w:r w:rsidRPr="5DD2F5E6">
        <w:rPr>
          <w:highlight w:val="yellow"/>
        </w:rPr>
        <w:t>ows.</w:t>
      </w:r>
      <w:r w:rsidRPr="5DD2F5E6" w:rsidR="3F891A53">
        <w:rPr>
          <w:highlight w:val="yellow"/>
        </w:rPr>
        <w:t xml:space="preserve">  It is recommended that you:</w:t>
      </w:r>
    </w:p>
    <w:p w:rsidR="3F891A53" w:rsidP="5DD2F5E6" w:rsidRDefault="3F891A53" w14:paraId="7D0D8CBC" w14:textId="332A19F2">
      <w:pPr>
        <w:pStyle w:val="ListParagraph"/>
        <w:numPr>
          <w:ilvl w:val="0"/>
          <w:numId w:val="87"/>
        </w:numPr>
        <w:rPr>
          <w:highlight w:val="yellow"/>
        </w:rPr>
      </w:pPr>
      <w:r w:rsidRPr="5DD2F5E6">
        <w:rPr>
          <w:highlight w:val="yellow"/>
        </w:rPr>
        <w:lastRenderedPageBreak/>
        <w:t>Change the Journey Status to</w:t>
      </w:r>
      <w:r w:rsidRPr="5DD2F5E6" w:rsidR="491BDF5C">
        <w:rPr>
          <w:highlight w:val="yellow"/>
        </w:rPr>
        <w:t xml:space="preserve"> one of the following </w:t>
      </w:r>
      <w:r w:rsidRPr="5DD2F5E6" w:rsidR="3DC5DF82">
        <w:rPr>
          <w:highlight w:val="yellow"/>
        </w:rPr>
        <w:t>(depending</w:t>
      </w:r>
      <w:r w:rsidRPr="5DD2F5E6" w:rsidR="491BDF5C">
        <w:rPr>
          <w:highlight w:val="yellow"/>
        </w:rPr>
        <w:t xml:space="preserve"> on sponsor route and understanding)</w:t>
      </w:r>
      <w:r w:rsidRPr="5DD2F5E6">
        <w:rPr>
          <w:highlight w:val="yellow"/>
        </w:rPr>
        <w:t>:</w:t>
      </w:r>
    </w:p>
    <w:p w:rsidR="3F891A53" w:rsidP="5DD2F5E6" w:rsidRDefault="3F891A53" w14:paraId="0163B93D" w14:textId="36F26D0D">
      <w:pPr>
        <w:pStyle w:val="ListParagraph"/>
        <w:numPr>
          <w:ilvl w:val="0"/>
          <w:numId w:val="88"/>
        </w:numPr>
        <w:rPr>
          <w:highlight w:val="yellow"/>
        </w:rPr>
      </w:pPr>
      <w:r w:rsidRPr="5DD2F5E6">
        <w:rPr>
          <w:highlight w:val="yellow"/>
        </w:rPr>
        <w:t>IS21 - No Show – Known</w:t>
      </w:r>
    </w:p>
    <w:p w:rsidR="3F891A53" w:rsidP="5DD2F5E6" w:rsidRDefault="3F891A53" w14:paraId="471301B1" w14:textId="461E73E3">
      <w:pPr>
        <w:pStyle w:val="ListParagraph"/>
        <w:numPr>
          <w:ilvl w:val="0"/>
          <w:numId w:val="88"/>
        </w:numPr>
        <w:rPr>
          <w:highlight w:val="yellow"/>
        </w:rPr>
      </w:pPr>
      <w:r w:rsidRPr="5DD2F5E6">
        <w:rPr>
          <w:highlight w:val="yellow"/>
        </w:rPr>
        <w:t>IS22 – No Show – Unknown</w:t>
      </w:r>
    </w:p>
    <w:p w:rsidR="3F891A53" w:rsidP="5DD2F5E6" w:rsidRDefault="3F891A53" w14:paraId="42299FB7" w14:textId="2D2D3260">
      <w:pPr>
        <w:pStyle w:val="ListParagraph"/>
        <w:numPr>
          <w:ilvl w:val="0"/>
          <w:numId w:val="88"/>
        </w:numPr>
        <w:rPr>
          <w:highlight w:val="yellow"/>
        </w:rPr>
      </w:pPr>
      <w:r w:rsidRPr="5DD2F5E6">
        <w:rPr>
          <w:highlight w:val="yellow"/>
        </w:rPr>
        <w:t>SS05D – No Show – Known</w:t>
      </w:r>
    </w:p>
    <w:p w:rsidR="3F891A53" w:rsidP="5DD2F5E6" w:rsidRDefault="3F891A53" w14:paraId="3529B1D2" w14:textId="40E2CA49">
      <w:pPr>
        <w:pStyle w:val="ListParagraph"/>
        <w:numPr>
          <w:ilvl w:val="0"/>
          <w:numId w:val="88"/>
        </w:numPr>
        <w:rPr>
          <w:highlight w:val="yellow"/>
        </w:rPr>
      </w:pPr>
      <w:r w:rsidRPr="5DD2F5E6">
        <w:rPr>
          <w:highlight w:val="yellow"/>
        </w:rPr>
        <w:t>SS05E – No show – unknown</w:t>
      </w:r>
    </w:p>
    <w:p w:rsidR="1A79131C" w:rsidP="5DD2F5E6" w:rsidRDefault="1A79131C" w14:paraId="4BF28A14" w14:textId="773369C6">
      <w:pPr>
        <w:pStyle w:val="ListParagraph"/>
        <w:numPr>
          <w:ilvl w:val="0"/>
          <w:numId w:val="87"/>
        </w:numPr>
        <w:rPr>
          <w:highlight w:val="yellow"/>
        </w:rPr>
      </w:pPr>
      <w:r w:rsidRPr="5DD2F5E6">
        <w:rPr>
          <w:highlight w:val="yellow"/>
        </w:rPr>
        <w:t>Add a</w:t>
      </w:r>
      <w:r w:rsidRPr="5DD2F5E6" w:rsidR="580CD685">
        <w:rPr>
          <w:highlight w:val="yellow"/>
        </w:rPr>
        <w:t xml:space="preserve"> journey status reason – relevant examples include Case </w:t>
      </w:r>
      <w:r w:rsidRPr="5DD2F5E6" w:rsidR="2B9A809A">
        <w:rPr>
          <w:highlight w:val="yellow"/>
        </w:rPr>
        <w:t>completed;</w:t>
      </w:r>
      <w:r w:rsidRPr="5DD2F5E6" w:rsidR="580CD685">
        <w:rPr>
          <w:highlight w:val="yellow"/>
        </w:rPr>
        <w:t xml:space="preserve"> Not Travelling or Move to another scheme</w:t>
      </w:r>
      <w:r w:rsidRPr="5DD2F5E6" w:rsidR="1437088B">
        <w:rPr>
          <w:highlight w:val="yellow"/>
        </w:rPr>
        <w:t>.</w:t>
      </w:r>
    </w:p>
    <w:p w:rsidR="1D0EE8FB" w:rsidP="5DD2F5E6" w:rsidRDefault="1D0EE8FB" w14:paraId="2C45CD50" w14:textId="5B1EC1DF">
      <w:pPr>
        <w:pStyle w:val="ListParagraph"/>
        <w:numPr>
          <w:ilvl w:val="0"/>
          <w:numId w:val="87"/>
        </w:numPr>
        <w:rPr>
          <w:highlight w:val="yellow"/>
        </w:rPr>
      </w:pPr>
      <w:r w:rsidRPr="5DD2F5E6">
        <w:rPr>
          <w:highlight w:val="yellow"/>
        </w:rPr>
        <w:t>W</w:t>
      </w:r>
      <w:r w:rsidRPr="5DD2F5E6" w:rsidR="3F891A53">
        <w:rPr>
          <w:highlight w:val="yellow"/>
        </w:rPr>
        <w:t xml:space="preserve">here </w:t>
      </w:r>
      <w:r w:rsidRPr="5DD2F5E6" w:rsidR="1D501772">
        <w:rPr>
          <w:highlight w:val="yellow"/>
        </w:rPr>
        <w:t>reasons are known,</w:t>
      </w:r>
      <w:r w:rsidRPr="5DD2F5E6" w:rsidR="3B26A083">
        <w:rPr>
          <w:highlight w:val="yellow"/>
        </w:rPr>
        <w:t xml:space="preserve"> </w:t>
      </w:r>
      <w:r w:rsidRPr="5DD2F5E6" w:rsidR="1496AEDA">
        <w:rPr>
          <w:highlight w:val="yellow"/>
        </w:rPr>
        <w:t xml:space="preserve">you can </w:t>
      </w:r>
      <w:r w:rsidRPr="5DD2F5E6" w:rsidR="3B26A083">
        <w:rPr>
          <w:highlight w:val="yellow"/>
        </w:rPr>
        <w:t>provide additional information in the</w:t>
      </w:r>
      <w:r w:rsidRPr="5DD2F5E6" w:rsidR="3F891A53">
        <w:rPr>
          <w:highlight w:val="yellow"/>
        </w:rPr>
        <w:t xml:space="preserve"> case notes.</w:t>
      </w:r>
    </w:p>
    <w:p w:rsidR="0AECF333" w:rsidP="5DD2F5E6" w:rsidRDefault="0AECF333" w14:paraId="6AC86F20" w14:textId="3CDEE598">
      <w:pPr>
        <w:rPr>
          <w:highlight w:val="yellow"/>
        </w:rPr>
      </w:pPr>
      <w:r w:rsidRPr="5DD2F5E6">
        <w:rPr>
          <w:highlight w:val="yellow"/>
        </w:rPr>
        <w:t xml:space="preserve">There are no placement records required where an individual has not </w:t>
      </w:r>
      <w:r w:rsidRPr="5DD2F5E6" w:rsidR="69252995">
        <w:rPr>
          <w:highlight w:val="yellow"/>
        </w:rPr>
        <w:t>shown</w:t>
      </w:r>
      <w:r w:rsidRPr="5DD2F5E6">
        <w:rPr>
          <w:highlight w:val="yellow"/>
        </w:rPr>
        <w:t>.</w:t>
      </w:r>
    </w:p>
    <w:p w:rsidR="0AECF333" w:rsidP="5DD2F5E6" w:rsidRDefault="0AECF333" w14:paraId="3D1961C2" w14:textId="4E21B2F1">
      <w:pPr>
        <w:rPr>
          <w:highlight w:val="yellow"/>
        </w:rPr>
      </w:pPr>
      <w:r w:rsidRPr="5DD2F5E6">
        <w:rPr>
          <w:highlight w:val="yellow"/>
        </w:rPr>
        <w:t xml:space="preserve">If there are </w:t>
      </w:r>
      <w:r w:rsidRPr="5DD2F5E6" w:rsidR="05BE494C">
        <w:rPr>
          <w:highlight w:val="yellow"/>
        </w:rPr>
        <w:t>safeguarding</w:t>
      </w:r>
      <w:r w:rsidRPr="5DD2F5E6" w:rsidR="68A0F773">
        <w:rPr>
          <w:highlight w:val="yellow"/>
        </w:rPr>
        <w:t xml:space="preserve"> concerns, please refer to your local safeguarding</w:t>
      </w:r>
      <w:r w:rsidRPr="5DD2F5E6" w:rsidR="35EF3AA8">
        <w:rPr>
          <w:highlight w:val="yellow"/>
        </w:rPr>
        <w:t xml:space="preserve"> policies.</w:t>
      </w:r>
      <w:r w:rsidRPr="5DD2F5E6" w:rsidR="68A0F773">
        <w:rPr>
          <w:highlight w:val="yellow"/>
        </w:rPr>
        <w:t xml:space="preserve"> </w:t>
      </w:r>
      <w:r w:rsidR="05BE494C">
        <w:t xml:space="preserve"> </w:t>
      </w:r>
    </w:p>
    <w:p w:rsidR="5DD2F5E6" w:rsidP="5DD2F5E6" w:rsidRDefault="5DD2F5E6" w14:paraId="3F2FC808" w14:textId="78423659"/>
    <w:p w:rsidR="003C2AE0" w:rsidRDefault="3AFE5C85" w14:paraId="625B8F91" w14:textId="77777777">
      <w:pPr>
        <w:pStyle w:val="Heading2"/>
        <w:pageBreakBefore/>
      </w:pPr>
      <w:bookmarkStart w:name="_Toc1642926201" w:id="1955536592"/>
      <w:r w:rsidR="3AFE5C85">
        <w:rPr/>
        <w:t>Making changes to Household Groups</w:t>
      </w:r>
      <w:r w:rsidR="3AFE5C85">
        <w:rPr/>
        <w:t xml:space="preserve"> </w:t>
      </w:r>
      <w:bookmarkEnd w:id="1955536592"/>
    </w:p>
    <w:p w:rsidR="003C2AE0" w:rsidRDefault="00C15C95" w14:paraId="625B8F92" w14:textId="77777777">
      <w:r>
        <w:t xml:space="preserve">There may be circumstances when it is necessary to either add or remove a person to a household, or to change the lead applicant of the group. This section explains that process.  </w:t>
      </w:r>
    </w:p>
    <w:p w:rsidR="003C2AE0" w:rsidRDefault="00C15C95" w14:paraId="625B8F93" w14:textId="77777777">
      <w:r>
        <w:t xml:space="preserve">It is vital that when editing household groups, any housing requirements associated with those groups are also amended to reflect the change.  </w:t>
      </w:r>
    </w:p>
    <w:p w:rsidR="003C2AE0" w:rsidRDefault="00C15C95" w14:paraId="625B8F94" w14:textId="77777777">
      <w:r>
        <w:t xml:space="preserve">If you change a lead applicant, you must reset the relationships between the applicants in the group.  </w:t>
      </w:r>
    </w:p>
    <w:p w:rsidR="003C2AE0" w:rsidRDefault="00C15C95" w14:paraId="625B8F95" w14:textId="77777777">
      <w:r>
        <w:t xml:space="preserve">All edits to the makeup of a household are done using this Action table in the household record: </w:t>
      </w:r>
    </w:p>
    <w:p w:rsidR="003C2AE0" w:rsidRDefault="00C15C95" w14:paraId="625B8F96" w14:textId="77777777">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image6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59"/>
                    <a:srcRect/>
                    <a:stretch>
                      <a:fillRect/>
                    </a:stretch>
                  </pic:blipFill>
                  <pic:spPr>
                    <a:xfrm>
                      <a:off x="0" y="0"/>
                      <a:ext cx="3517900" cy="1206500"/>
                    </a:xfrm>
                    <a:prstGeom prst="rect">
                      <a:avLst/>
                    </a:prstGeom>
                    <a:ln/>
                  </pic:spPr>
                </pic:pic>
              </a:graphicData>
            </a:graphic>
          </wp:inline>
        </w:drawing>
      </w:r>
    </w:p>
    <w:p w:rsidR="003C2AE0" w:rsidRDefault="00C15C95" w14:paraId="625B8F97" w14:textId="77777777">
      <w:pPr>
        <w:ind w:left="460"/>
      </w:pPr>
      <w:r>
        <w:t xml:space="preserve"> </w:t>
      </w:r>
    </w:p>
    <w:p w:rsidR="003C2AE0" w:rsidRDefault="00C15C95" w14:paraId="625B8F98" w14:textId="77777777">
      <w:pPr>
        <w:spacing w:line="291" w:lineRule="auto"/>
      </w:pPr>
      <w:r>
        <w:t xml:space="preserve"> If you remove an applicant to a new household, their Household ID will start with a WG rather than FAM. This shows the changes were made in the data platform. </w:t>
      </w:r>
    </w:p>
    <w:p w:rsidR="003C2AE0" w:rsidRDefault="00C15C95" w14:paraId="625B8F99" w14:textId="77777777">
      <w:r>
        <w:t xml:space="preserve"> </w:t>
      </w:r>
    </w:p>
    <w:p w:rsidR="003C2AE0" w:rsidRDefault="3AFE5C85" w14:paraId="625B8F9A" w14:textId="77777777">
      <w:pPr>
        <w:pStyle w:val="Heading3"/>
        <w:spacing w:after="200" w:line="305" w:lineRule="auto"/>
      </w:pPr>
      <w:bookmarkStart w:name="_Changing_lead_applicant" w:id="78"/>
      <w:bookmarkEnd w:id="78"/>
      <w:bookmarkStart w:name="_Toc804366197" w:id="825749205"/>
      <w:r w:rsidR="3AFE5C85">
        <w:rPr/>
        <w:t>Changing lead applicant status</w:t>
      </w:r>
      <w:r w:rsidR="3AFE5C85">
        <w:rPr/>
        <w:t xml:space="preserve"> </w:t>
      </w:r>
      <w:bookmarkEnd w:id="825749205"/>
    </w:p>
    <w:p w:rsidR="003C2AE0" w:rsidRDefault="00C15C95" w14:paraId="625B8F9B" w14:textId="77777777">
      <w:r>
        <w:t xml:space="preserve">To change the lead applicant status of an applicant you need to: </w:t>
      </w:r>
    </w:p>
    <w:p w:rsidRPr="000579F1" w:rsidR="003C2AE0" w:rsidRDefault="00C15C95" w14:paraId="625B8F9C" w14:textId="49C46977">
      <w:pPr>
        <w:numPr>
          <w:ilvl w:val="0"/>
          <w:numId w:val="76"/>
        </w:numPr>
      </w:pPr>
      <w:r w:rsidRPr="000579F1">
        <w:t xml:space="preserve">Go to the Household section and click on a Household ID (FAM# or WG#). </w:t>
      </w:r>
    </w:p>
    <w:p w:rsidRPr="000579F1" w:rsidR="003C2AE0" w:rsidRDefault="00C15C95" w14:paraId="625B8F9D" w14:textId="77777777">
      <w:pPr>
        <w:ind w:left="720"/>
      </w:pPr>
      <w:r w:rsidRPr="000579F1">
        <w:t xml:space="preserve">This will take you to the individual household screen. From here, on the Action dropdown, select Set Lead Applicant. </w:t>
      </w:r>
    </w:p>
    <w:p w:rsidR="003C2AE0" w:rsidRDefault="00C15C95" w14:paraId="625B8F9E" w14:textId="77777777">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0"/>
                    <a:srcRect/>
                    <a:stretch>
                      <a:fillRect/>
                    </a:stretch>
                  </pic:blipFill>
                  <pic:spPr>
                    <a:xfrm>
                      <a:off x="0" y="0"/>
                      <a:ext cx="3644900" cy="1308100"/>
                    </a:xfrm>
                    <a:prstGeom prst="rect">
                      <a:avLst/>
                    </a:prstGeom>
                    <a:ln/>
                  </pic:spPr>
                </pic:pic>
              </a:graphicData>
            </a:graphic>
          </wp:inline>
        </w:drawing>
      </w:r>
      <w:r>
        <w:t xml:space="preserve"> </w:t>
      </w:r>
    </w:p>
    <w:p w:rsidR="003C2AE0" w:rsidRDefault="00C15C95" w14:paraId="625B8F9F" w14:textId="77777777">
      <w:pPr>
        <w:numPr>
          <w:ilvl w:val="0"/>
          <w:numId w:val="76"/>
        </w:numPr>
      </w:pPr>
      <w:r>
        <w:t xml:space="preserve">On the Applicant field, search for the applicant you want to set as the household lead. </w:t>
      </w:r>
    </w:p>
    <w:p w:rsidR="003C2AE0" w:rsidRDefault="00C15C95" w14:paraId="625B8FA0" w14:textId="77777777">
      <w:pPr>
        <w:ind w:left="720"/>
      </w:pPr>
      <w:r>
        <w:rPr>
          <w:noProof/>
          <w:color w:val="2B579A"/>
          <w:shd w:val="clear" w:color="auto" w:fill="E6E6E6"/>
        </w:rPr>
        <w:lastRenderedPageBreak/>
        <w:drawing>
          <wp:inline distT="114300" distB="114300" distL="114300" distR="114300" wp14:anchorId="625B9203" wp14:editId="625B9204">
            <wp:extent cx="3568700" cy="520700"/>
            <wp:effectExtent l="0" t="0" r="0" b="0"/>
            <wp:docPr id="53" name="image48.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61"/>
                    <a:srcRect/>
                    <a:stretch>
                      <a:fillRect/>
                    </a:stretch>
                  </pic:blipFill>
                  <pic:spPr>
                    <a:xfrm>
                      <a:off x="0" y="0"/>
                      <a:ext cx="3568700" cy="520700"/>
                    </a:xfrm>
                    <a:prstGeom prst="rect">
                      <a:avLst/>
                    </a:prstGeom>
                    <a:ln/>
                  </pic:spPr>
                </pic:pic>
              </a:graphicData>
            </a:graphic>
          </wp:inline>
        </w:drawing>
      </w:r>
    </w:p>
    <w:p w:rsidR="003C2AE0" w:rsidRDefault="00C15C95" w14:paraId="625B8FA1" w14:textId="77777777">
      <w:pPr>
        <w:ind w:left="720"/>
      </w:pPr>
      <w:r>
        <w:t xml:space="preserve"> </w:t>
      </w:r>
    </w:p>
    <w:p w:rsidR="003C2AE0" w:rsidRDefault="00C15C95" w14:paraId="625B8FA2" w14:textId="77777777">
      <w:pPr>
        <w:numPr>
          <w:ilvl w:val="0"/>
          <w:numId w:val="76"/>
        </w:numPr>
      </w:pPr>
      <w:r>
        <w:t xml:space="preserve">You can then add further information in the Action Comment field. </w:t>
      </w:r>
    </w:p>
    <w:p w:rsidR="003C2AE0" w:rsidRDefault="00C15C95" w14:paraId="625B8FA3" w14:textId="77777777">
      <w:pPr>
        <w:numPr>
          <w:ilvl w:val="0"/>
          <w:numId w:val="76"/>
        </w:numPr>
      </w:pPr>
      <w:r>
        <w:t xml:space="preserve">Once you have set the new lead applicant for the household, save your changes by clicking the Save button or the Save and Close button. </w:t>
      </w:r>
    </w:p>
    <w:p w:rsidR="003C2AE0" w:rsidRDefault="00C15C95" w14:paraId="625B8FA4" w14:textId="77777777">
      <w:pPr>
        <w:spacing w:line="305" w:lineRule="auto"/>
        <w:rPr>
          <w:sz w:val="28"/>
          <w:szCs w:val="28"/>
        </w:rPr>
      </w:pPr>
      <w:r>
        <w:rPr>
          <w:sz w:val="28"/>
          <w:szCs w:val="28"/>
        </w:rPr>
        <w:t xml:space="preserve"> </w:t>
      </w:r>
    </w:p>
    <w:p w:rsidR="003C2AE0" w:rsidRDefault="3AFE5C85" w14:paraId="625B8FA5" w14:textId="77777777">
      <w:pPr>
        <w:pStyle w:val="Heading3"/>
        <w:spacing w:after="200"/>
      </w:pPr>
      <w:bookmarkStart w:name="_Removing_an_applicant" w:id="80"/>
      <w:bookmarkEnd w:id="80"/>
      <w:bookmarkStart w:name="_Toc357609752" w:id="1751133080"/>
      <w:r w:rsidR="3AFE5C85">
        <w:rPr/>
        <w:t>Removing an applicant to a new household</w:t>
      </w:r>
      <w:r w:rsidR="3AFE5C85">
        <w:rPr/>
        <w:t xml:space="preserve"> </w:t>
      </w:r>
      <w:bookmarkEnd w:id="1751133080"/>
    </w:p>
    <w:p w:rsidR="003C2AE0" w:rsidRDefault="00C15C95" w14:paraId="625B8FA6" w14:textId="77777777">
      <w:pPr>
        <w:spacing w:line="291" w:lineRule="auto"/>
      </w:pPr>
      <w:r>
        <w:t xml:space="preserve">If you are breaking a household group apart for whatever reason, you need to ensure: </w:t>
      </w:r>
    </w:p>
    <w:p w:rsidR="003C2AE0" w:rsidRDefault="00C15C95" w14:paraId="625B8FA7" w14:textId="77777777">
      <w:pPr>
        <w:numPr>
          <w:ilvl w:val="0"/>
          <w:numId w:val="42"/>
        </w:numPr>
        <w:spacing w:after="0"/>
        <w:ind w:hanging="360"/>
      </w:pPr>
      <w:r>
        <w:t xml:space="preserve">The person moving is not the lead applicant.  If they are, you will need to reassign the lead applicant role, as set out above. </w:t>
      </w:r>
    </w:p>
    <w:p w:rsidR="003C2AE0" w:rsidRDefault="00C15C95" w14:paraId="625B8FA8" w14:textId="7D8FF231">
      <w:pPr>
        <w:numPr>
          <w:ilvl w:val="0"/>
          <w:numId w:val="42"/>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rsidR="003C2AE0" w:rsidRDefault="00C15C95" w14:paraId="625B8FA9" w14:textId="77777777">
      <w:pPr>
        <w:ind w:left="720"/>
      </w:pPr>
      <w:r>
        <w:t xml:space="preserve"> </w:t>
      </w:r>
    </w:p>
    <w:p w:rsidR="003C2AE0" w:rsidRDefault="00C15C95" w14:paraId="625B8FAA" w14:textId="77777777">
      <w:pPr>
        <w:numPr>
          <w:ilvl w:val="0"/>
          <w:numId w:val="77"/>
        </w:numPr>
      </w:pPr>
      <w:r>
        <w:t xml:space="preserve">Search for an applicant within the household you wish to edit either through the Applicants or Households menu.  </w:t>
      </w:r>
    </w:p>
    <w:p w:rsidR="003C2AE0" w:rsidRDefault="00C15C95" w14:paraId="625B8FAB" w14:textId="77777777">
      <w:pPr>
        <w:numPr>
          <w:ilvl w:val="0"/>
          <w:numId w:val="77"/>
        </w:numPr>
      </w:pPr>
      <w:r>
        <w:t xml:space="preserve">Double-click on a member of the household and click on the blue Household ID at the top of the summary screen.  </w:t>
      </w:r>
    </w:p>
    <w:p w:rsidR="003C2AE0" w:rsidRDefault="00C15C95" w14:paraId="625B8FAC" w14:textId="77777777">
      <w:pPr>
        <w:numPr>
          <w:ilvl w:val="0"/>
          <w:numId w:val="77"/>
        </w:numPr>
      </w:pPr>
      <w:r>
        <w:t xml:space="preserve">Halfway down the page, under Applicants, click on the Action drop-down: </w:t>
      </w:r>
    </w:p>
    <w:p w:rsidR="003C2AE0" w:rsidRDefault="00C15C95" w14:paraId="625B8FAD" w14:textId="77777777">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2603500" cy="330200"/>
                    </a:xfrm>
                    <a:prstGeom prst="rect">
                      <a:avLst/>
                    </a:prstGeom>
                    <a:ln/>
                  </pic:spPr>
                </pic:pic>
              </a:graphicData>
            </a:graphic>
          </wp:inline>
        </w:drawing>
      </w:r>
    </w:p>
    <w:p w:rsidR="003C2AE0" w:rsidRDefault="00C15C95" w14:paraId="625B8FAE" w14:textId="77777777">
      <w:pPr>
        <w:ind w:left="720"/>
      </w:pPr>
      <w:r>
        <w:t xml:space="preserve"> </w:t>
      </w:r>
    </w:p>
    <w:p w:rsidR="003C2AE0" w:rsidRDefault="00C15C95" w14:paraId="625B8FAF" w14:textId="77777777">
      <w:pPr>
        <w:numPr>
          <w:ilvl w:val="0"/>
          <w:numId w:val="77"/>
        </w:numPr>
      </w:pPr>
      <w:r>
        <w:t xml:space="preserve">From the list of actions, select Remove Applicant to new Household. </w:t>
      </w:r>
    </w:p>
    <w:p w:rsidR="003C2AE0" w:rsidRDefault="00C15C95" w14:paraId="625B8FB0" w14:textId="77777777">
      <w:pPr>
        <w:numPr>
          <w:ilvl w:val="0"/>
          <w:numId w:val="77"/>
        </w:numPr>
      </w:pPr>
      <w:r>
        <w:t xml:space="preserve">On the Applicant field, type in the applicant you want to remove to a new household. </w:t>
      </w:r>
    </w:p>
    <w:p w:rsidR="003C2AE0" w:rsidRDefault="00C15C95" w14:paraId="625B8FB1" w14:textId="77777777">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image44.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61"/>
                    <a:srcRect/>
                    <a:stretch>
                      <a:fillRect/>
                    </a:stretch>
                  </pic:blipFill>
                  <pic:spPr>
                    <a:xfrm>
                      <a:off x="0" y="0"/>
                      <a:ext cx="2578100" cy="368300"/>
                    </a:xfrm>
                    <a:prstGeom prst="rect">
                      <a:avLst/>
                    </a:prstGeom>
                    <a:ln/>
                  </pic:spPr>
                </pic:pic>
              </a:graphicData>
            </a:graphic>
          </wp:inline>
        </w:drawing>
      </w:r>
    </w:p>
    <w:p w:rsidR="003C2AE0" w:rsidRDefault="00C15C95" w14:paraId="625B8FB2" w14:textId="77777777">
      <w:pPr>
        <w:ind w:left="720"/>
      </w:pPr>
      <w:r>
        <w:t xml:space="preserve"> </w:t>
      </w:r>
    </w:p>
    <w:p w:rsidR="003C2AE0" w:rsidRDefault="00C15C95" w14:paraId="625B8FB3" w14:textId="77777777">
      <w:pPr>
        <w:numPr>
          <w:ilvl w:val="0"/>
          <w:numId w:val="77"/>
        </w:numPr>
      </w:pPr>
      <w:r>
        <w:lastRenderedPageBreak/>
        <w:t xml:space="preserve">Add any comments relevant to the removal of the household member (do not capture any personal data here).  </w:t>
      </w:r>
    </w:p>
    <w:p w:rsidR="003C2AE0" w:rsidRDefault="00C15C95" w14:paraId="625B8FB4" w14:textId="77777777">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image3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63"/>
                    <a:srcRect/>
                    <a:stretch>
                      <a:fillRect/>
                    </a:stretch>
                  </pic:blipFill>
                  <pic:spPr>
                    <a:xfrm>
                      <a:off x="0" y="0"/>
                      <a:ext cx="2400300" cy="342900"/>
                    </a:xfrm>
                    <a:prstGeom prst="rect">
                      <a:avLst/>
                    </a:prstGeom>
                    <a:ln/>
                  </pic:spPr>
                </pic:pic>
              </a:graphicData>
            </a:graphic>
          </wp:inline>
        </w:drawing>
      </w:r>
    </w:p>
    <w:p w:rsidR="003C2AE0" w:rsidRDefault="00C15C95" w14:paraId="625B8FB5" w14:textId="77777777">
      <w:pPr>
        <w:ind w:left="720"/>
      </w:pPr>
      <w:r>
        <w:t xml:space="preserve"> </w:t>
      </w:r>
    </w:p>
    <w:p w:rsidR="003C2AE0" w:rsidRDefault="00C15C95" w14:paraId="625B8FB6" w14:textId="77777777">
      <w:pPr>
        <w:numPr>
          <w:ilvl w:val="0"/>
          <w:numId w:val="77"/>
        </w:numPr>
      </w:pPr>
      <w:r>
        <w:t xml:space="preserve">Click Save or Save and Close. </w:t>
      </w:r>
    </w:p>
    <w:p w:rsidR="003C2AE0" w:rsidRDefault="00C15C95" w14:paraId="625B8FB7" w14:textId="77777777">
      <w:pPr>
        <w:numPr>
          <w:ilvl w:val="0"/>
          <w:numId w:val="77"/>
        </w:numPr>
      </w:pPr>
      <w:r>
        <w:t xml:space="preserve">Once you have completed these steps, you must edit the linked housing need record for the existing household to reflect the change in accommodation requirements.  </w:t>
      </w:r>
    </w:p>
    <w:p w:rsidR="003C2AE0" w:rsidRDefault="00C15C95" w14:paraId="625B8FB8" w14:textId="77777777">
      <w:pPr>
        <w:numPr>
          <w:ilvl w:val="0"/>
          <w:numId w:val="77"/>
        </w:numPr>
      </w:pPr>
      <w:r>
        <w:t xml:space="preserve">A case note will be automatically generated which will show the household ID they were in and their new WG ID reference. </w:t>
      </w:r>
    </w:p>
    <w:p w:rsidR="003C2AE0" w:rsidRDefault="00C15C95" w14:paraId="625B8FB9" w14:textId="77777777">
      <w:r>
        <w:t xml:space="preserve"> </w:t>
      </w:r>
    </w:p>
    <w:p w:rsidR="003C2AE0" w:rsidRDefault="3AFE5C85" w14:paraId="625B8FBA" w14:textId="77777777">
      <w:pPr>
        <w:pStyle w:val="Heading3"/>
        <w:spacing w:after="200"/>
      </w:pPr>
      <w:bookmarkStart w:name="_Adding_an_applicant" w:id="82"/>
      <w:bookmarkEnd w:id="82"/>
      <w:bookmarkStart w:name="_Toc897307537" w:id="1575517954"/>
      <w:r w:rsidR="3AFE5C85">
        <w:rPr/>
        <w:t>Adding an applicant to a household group</w:t>
      </w:r>
      <w:bookmarkEnd w:id="1575517954"/>
    </w:p>
    <w:p w:rsidR="003C2AE0" w:rsidRDefault="00C15C95" w14:paraId="625B8FBB" w14:textId="77777777">
      <w:pPr>
        <w:spacing w:line="291" w:lineRule="auto"/>
      </w:pPr>
      <w:r>
        <w:t xml:space="preserve">To add an applicant to an existing household group you need to:  </w:t>
      </w:r>
    </w:p>
    <w:p w:rsidR="003C2AE0" w:rsidRDefault="00C15C95" w14:paraId="625B8FBC" w14:textId="77777777">
      <w:pPr>
        <w:numPr>
          <w:ilvl w:val="0"/>
          <w:numId w:val="78"/>
        </w:numPr>
      </w:pPr>
      <w:r>
        <w:t xml:space="preserve">Search for an applicant within the household you wish to edit. </w:t>
      </w:r>
    </w:p>
    <w:p w:rsidR="003C2AE0" w:rsidRDefault="00C15C95" w14:paraId="625B8FBD" w14:textId="77777777">
      <w:pPr>
        <w:numPr>
          <w:ilvl w:val="0"/>
          <w:numId w:val="78"/>
        </w:numPr>
      </w:pPr>
      <w:r>
        <w:t xml:space="preserve">Double-click to open their record. </w:t>
      </w:r>
    </w:p>
    <w:p w:rsidR="003C2AE0" w:rsidRDefault="00C15C95" w14:paraId="625B8FBE" w14:textId="77777777">
      <w:pPr>
        <w:numPr>
          <w:ilvl w:val="0"/>
          <w:numId w:val="78"/>
        </w:numPr>
      </w:pPr>
      <w:r>
        <w:t xml:space="preserve">Click on the blue Household ID at the top of the summary screen.  </w:t>
      </w:r>
    </w:p>
    <w:p w:rsidR="003C2AE0" w:rsidRDefault="00C15C95" w14:paraId="625B8FBF" w14:textId="77777777">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image72.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64"/>
                    <a:srcRect/>
                    <a:stretch>
                      <a:fillRect/>
                    </a:stretch>
                  </pic:blipFill>
                  <pic:spPr>
                    <a:xfrm>
                      <a:off x="0" y="0"/>
                      <a:ext cx="1981200" cy="279400"/>
                    </a:xfrm>
                    <a:prstGeom prst="rect">
                      <a:avLst/>
                    </a:prstGeom>
                    <a:ln/>
                  </pic:spPr>
                </pic:pic>
              </a:graphicData>
            </a:graphic>
          </wp:inline>
        </w:drawing>
      </w:r>
    </w:p>
    <w:p w:rsidR="003C2AE0" w:rsidRDefault="00C15C95" w14:paraId="625B8FC0" w14:textId="77777777">
      <w:pPr>
        <w:ind w:left="720"/>
      </w:pPr>
      <w:r>
        <w:t xml:space="preserve"> </w:t>
      </w:r>
    </w:p>
    <w:p w:rsidR="003C2AE0" w:rsidRDefault="00C15C95" w14:paraId="625B8FC1" w14:textId="77777777">
      <w:pPr>
        <w:numPr>
          <w:ilvl w:val="0"/>
          <w:numId w:val="78"/>
        </w:numPr>
      </w:pPr>
      <w:r>
        <w:t xml:space="preserve">Halfway down the page, under Applicants, click on the Action drop-down: </w:t>
      </w:r>
    </w:p>
    <w:p w:rsidR="003C2AE0" w:rsidP="001C3C74" w:rsidRDefault="00C15C95" w14:paraId="625B8FC2" w14:textId="77777777">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2108200" cy="279400"/>
                    </a:xfrm>
                    <a:prstGeom prst="rect">
                      <a:avLst/>
                    </a:prstGeom>
                    <a:ln/>
                  </pic:spPr>
                </pic:pic>
              </a:graphicData>
            </a:graphic>
          </wp:inline>
        </w:drawing>
      </w:r>
    </w:p>
    <w:p w:rsidR="003C2AE0" w:rsidRDefault="00C15C95" w14:paraId="625B8FC4" w14:textId="3F23B5D8">
      <w:pPr>
        <w:numPr>
          <w:ilvl w:val="0"/>
          <w:numId w:val="78"/>
        </w:numPr>
      </w:pPr>
      <w:r>
        <w:t xml:space="preserve">From the list of actions, select Add Applicant. This will reveal two new fields: Applicant and Action Comment. </w:t>
      </w:r>
    </w:p>
    <w:p w:rsidR="003C2AE0" w:rsidRDefault="00C15C95" w14:paraId="625B8FC5" w14:textId="77777777">
      <w:pPr>
        <w:numPr>
          <w:ilvl w:val="0"/>
          <w:numId w:val="78"/>
        </w:numPr>
      </w:pPr>
      <w:r>
        <w:t xml:space="preserve">Click in the Applicant box and type in the name of the person you wish to add to the group.  </w:t>
      </w:r>
    </w:p>
    <w:p w:rsidR="003C2AE0" w:rsidRDefault="00C15C95" w14:paraId="625B8FC6" w14:textId="77777777">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image1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65"/>
                    <a:srcRect/>
                    <a:stretch>
                      <a:fillRect/>
                    </a:stretch>
                  </pic:blipFill>
                  <pic:spPr>
                    <a:xfrm>
                      <a:off x="0" y="0"/>
                      <a:ext cx="2959100" cy="393700"/>
                    </a:xfrm>
                    <a:prstGeom prst="rect">
                      <a:avLst/>
                    </a:prstGeom>
                    <a:ln/>
                  </pic:spPr>
                </pic:pic>
              </a:graphicData>
            </a:graphic>
          </wp:inline>
        </w:drawing>
      </w:r>
    </w:p>
    <w:p w:rsidR="003C2AE0" w:rsidRDefault="00C15C95" w14:paraId="625B8FC8" w14:textId="77777777">
      <w:pPr>
        <w:numPr>
          <w:ilvl w:val="0"/>
          <w:numId w:val="78"/>
        </w:numPr>
      </w:pPr>
      <w:r>
        <w:t xml:space="preserve">Add an Action Comment to capture any additional information on why this action was required. </w:t>
      </w:r>
    </w:p>
    <w:p w:rsidRPr="00A57596" w:rsidR="003C2AE0" w:rsidRDefault="00C15C95" w14:paraId="625B8FC9" w14:textId="77777777">
      <w:pPr>
        <w:numPr>
          <w:ilvl w:val="0"/>
          <w:numId w:val="78"/>
        </w:numPr>
      </w:pPr>
      <w:r w:rsidRPr="00A57596">
        <w:lastRenderedPageBreak/>
        <w:t xml:space="preserve">Click the Save or Save and Close button to complete the action. In the list of household members below, the new applicant will be listed in the table. </w:t>
      </w:r>
    </w:p>
    <w:p w:rsidRPr="00A57596" w:rsidR="003C2AE0" w:rsidRDefault="00C15C95" w14:paraId="625B8FCA" w14:textId="77777777">
      <w:pPr>
        <w:numPr>
          <w:ilvl w:val="0"/>
          <w:numId w:val="78"/>
        </w:numPr>
      </w:pPr>
      <w:r w:rsidRPr="00A57596">
        <w:t>You will need to edit the new household member’s relationship to the lead applicant. In the table, click the dropdown under the ‘Relationship to Lead Applicant’ field.</w:t>
      </w:r>
    </w:p>
    <w:p w:rsidR="003C2AE0" w:rsidRDefault="00C15C95" w14:paraId="625B8FCB" w14:textId="77777777">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image4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66"/>
                    <a:srcRect/>
                    <a:stretch>
                      <a:fillRect/>
                    </a:stretch>
                  </pic:blipFill>
                  <pic:spPr>
                    <a:xfrm>
                      <a:off x="0" y="0"/>
                      <a:ext cx="1473200" cy="2006600"/>
                    </a:xfrm>
                    <a:prstGeom prst="rect">
                      <a:avLst/>
                    </a:prstGeom>
                    <a:ln/>
                  </pic:spPr>
                </pic:pic>
              </a:graphicData>
            </a:graphic>
          </wp:inline>
        </w:drawing>
      </w:r>
    </w:p>
    <w:p w:rsidR="003C2AE0" w:rsidRDefault="00C15C95" w14:paraId="625B8FCC" w14:textId="77777777">
      <w:pPr>
        <w:numPr>
          <w:ilvl w:val="0"/>
          <w:numId w:val="78"/>
        </w:numPr>
      </w:pPr>
      <w:r>
        <w:t>Select the appropriate relationship and save your changes by clicking the small disk icon on the right-hand side of the table.</w:t>
      </w:r>
      <w:r>
        <w:rPr>
          <w:noProof/>
          <w:color w:val="2B579A"/>
          <w:shd w:val="clear" w:color="auto" w:fill="E6E6E6"/>
        </w:rPr>
        <w:drawing>
          <wp:inline distT="114300" distB="114300" distL="114300" distR="114300" wp14:anchorId="625B9213" wp14:editId="625B9214">
            <wp:extent cx="317500" cy="3175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317500" cy="317500"/>
                    </a:xfrm>
                    <a:prstGeom prst="rect">
                      <a:avLst/>
                    </a:prstGeom>
                    <a:ln/>
                  </pic:spPr>
                </pic:pic>
              </a:graphicData>
            </a:graphic>
          </wp:inline>
        </w:drawing>
      </w:r>
    </w:p>
    <w:p w:rsidR="003C2AE0" w:rsidRDefault="00C15C95" w14:paraId="625B8FCD" w14:textId="77777777">
      <w:pPr>
        <w:numPr>
          <w:ilvl w:val="0"/>
          <w:numId w:val="78"/>
        </w:numPr>
      </w:pPr>
      <w:r>
        <w:t xml:space="preserve"> A case note will be automatically generated which will show the household ID they were in and their new household ID reference. </w:t>
      </w:r>
    </w:p>
    <w:p w:rsidR="509D16E4" w:rsidRDefault="509D16E4" w14:paraId="0237A6B7" w14:textId="4EFAC25F">
      <w:pPr>
        <w:numPr>
          <w:ilvl w:val="0"/>
          <w:numId w:val="78"/>
        </w:numPr>
      </w:pPr>
      <w:r>
        <w:t xml:space="preserve"> </w:t>
      </w:r>
      <w:r w:rsidR="00B801A5">
        <w:t xml:space="preserve">You will now need to </w:t>
      </w:r>
      <w:hyperlink r:id="rId68">
        <w:r w:rsidRPr="509D16E4" w:rsidR="00B801A5">
          <w:rPr>
            <w:rStyle w:val="Hyperlink"/>
          </w:rPr>
          <w:t>amend the Household Housing Needs record</w:t>
        </w:r>
      </w:hyperlink>
      <w:r w:rsidR="00B801A5">
        <w:t xml:space="preserve"> and </w:t>
      </w:r>
      <w:r w:rsidRPr="509D16E4" w:rsidR="00B801A5">
        <w:t xml:space="preserve">email </w:t>
      </w:r>
      <w:hyperlink r:id="rId69">
        <w:r w:rsidRPr="00C65AEE" w:rsidR="00B801A5">
          <w:rPr>
            <w:rStyle w:val="Hyperlink"/>
          </w:rPr>
          <w:t>WNSManagement@cardiff.gov.uk</w:t>
        </w:r>
      </w:hyperlink>
      <w:r w:rsidRPr="509D16E4" w:rsidR="00B801A5">
        <w:rPr>
          <w:color w:val="242424"/>
          <w:sz w:val="21"/>
          <w:szCs w:val="21"/>
        </w:rPr>
        <w:t xml:space="preserve"> </w:t>
      </w:r>
      <w:r w:rsidRPr="509D16E4" w:rsidR="00B801A5">
        <w:t>requesting deletion of the now orphaned housing need record, for the person that has just joined the family. For example, Maurice Jones.</w:t>
      </w:r>
    </w:p>
    <w:p w:rsidR="003C2AE0" w:rsidRDefault="00C15C95" w14:paraId="625B8FCE" w14:textId="77777777">
      <w:r>
        <w:rPr>
          <w:b/>
        </w:rPr>
        <w:t>Please note</w:t>
      </w:r>
      <w:r>
        <w:t xml:space="preserve">: </w:t>
      </w:r>
    </w:p>
    <w:p w:rsidR="003C2AE0" w:rsidRDefault="00C15C95" w14:paraId="625B8FCF" w14:textId="77777777">
      <w:pPr>
        <w:numPr>
          <w:ilvl w:val="0"/>
          <w:numId w:val="31"/>
        </w:numPr>
        <w:spacing w:after="0"/>
        <w:ind w:hanging="360"/>
      </w:pPr>
      <w:r>
        <w:t xml:space="preserve">It is imperative that each household has a lead applicant. It will usually be included with the contact centre information, but if not, a lead applicant will need to be identified for each household. </w:t>
      </w:r>
    </w:p>
    <w:p w:rsidR="003C2AE0" w:rsidRDefault="00C15C95" w14:paraId="625B8FD0" w14:textId="20364D39">
      <w:pPr>
        <w:numPr>
          <w:ilvl w:val="0"/>
          <w:numId w:val="31"/>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rsidR="003C2AE0" w:rsidRDefault="00C15C95" w14:paraId="625B8FD1" w14:textId="77777777">
      <w:pPr>
        <w:numPr>
          <w:ilvl w:val="0"/>
          <w:numId w:val="31"/>
        </w:numPr>
        <w:spacing w:after="0"/>
        <w:ind w:hanging="360"/>
      </w:pPr>
      <w:r>
        <w:t xml:space="preserve">The new household created will have a WG reference rather than a FAM reference as the changes have been made within the system. </w:t>
      </w:r>
    </w:p>
    <w:p w:rsidR="003C2AE0" w:rsidRDefault="00C15C95" w14:paraId="625B8FD2" w14:textId="05668A1B">
      <w:pPr>
        <w:numPr>
          <w:ilvl w:val="0"/>
          <w:numId w:val="31"/>
        </w:numPr>
        <w:ind w:hanging="360"/>
        <w:rPr/>
      </w:pPr>
      <w:r w:rsidR="00C15C95">
        <w:rPr/>
        <w:t xml:space="preserve">You must </w:t>
      </w:r>
      <w:hyperlink w:anchor="_Updating_an_existing">
        <w:r w:rsidRPr="7F97ACB4" w:rsidR="00C15C95">
          <w:rPr>
            <w:color w:val="1155CC"/>
            <w:u w:val="single"/>
          </w:rPr>
          <w:t xml:space="preserve">update the linked housing need </w:t>
        </w:r>
      </w:hyperlink>
      <w:r w:rsidR="00C15C95">
        <w:rPr/>
        <w:t xml:space="preserve">of the original household from which the applicant has been removed. </w:t>
      </w:r>
    </w:p>
    <w:p w:rsidR="4B024097" w:rsidP="7F97ACB4" w:rsidRDefault="4B024097" w14:paraId="14CA70B1" w14:textId="17B151D7">
      <w:pPr>
        <w:pStyle w:val="Heading1"/>
        <w:rPr>
          <w:highlight w:val="yellow"/>
        </w:rPr>
      </w:pPr>
      <w:bookmarkStart w:name="_Toc227285707" w:id="338033545"/>
      <w:r w:rsidRPr="6940F363" w:rsidR="4B024097">
        <w:rPr>
          <w:highlight w:val="yellow"/>
        </w:rPr>
        <w:t>Using the Health Board Tab</w:t>
      </w:r>
      <w:bookmarkEnd w:id="338033545"/>
    </w:p>
    <w:p w:rsidR="7F97ACB4" w:rsidP="7F97ACB4" w:rsidRDefault="7F97ACB4" w14:paraId="5AEFA55B" w14:textId="6A9C32CC">
      <w:pPr>
        <w:pStyle w:val="ListParagraph"/>
        <w:ind w:left="0"/>
        <w:rPr>
          <w:b w:val="1"/>
          <w:bCs w:val="1"/>
          <w:sz w:val="36"/>
          <w:szCs w:val="36"/>
          <w:highlight w:val="yellow"/>
        </w:rPr>
      </w:pPr>
    </w:p>
    <w:p w:rsidR="4B024097" w:rsidP="7F97ACB4" w:rsidRDefault="4B024097" w14:paraId="5A447B6B" w14:textId="0309E532">
      <w:pPr>
        <w:pStyle w:val="ListParagraph"/>
        <w:ind w:left="0"/>
        <w:rPr>
          <w:highlight w:val="yellow"/>
        </w:rPr>
      </w:pPr>
      <w:r w:rsidRPr="7F97ACB4" w:rsidR="4B024097">
        <w:rPr>
          <w:highlight w:val="yellow"/>
        </w:rPr>
        <w:t>The Health Board tab has been added for use by the Local Health Board. Local Authority based users of the system do not need to complete fields in this tab but may refer to it for information if necessary.</w:t>
      </w:r>
    </w:p>
    <w:p w:rsidR="7F97ACB4" w:rsidP="7F97ACB4" w:rsidRDefault="7F97ACB4" w14:paraId="1911C879" w14:textId="26C5D82C">
      <w:pPr>
        <w:pStyle w:val="ListParagraph"/>
        <w:ind w:left="0"/>
        <w:rPr>
          <w:highlight w:val="yellow"/>
        </w:rPr>
      </w:pPr>
    </w:p>
    <w:p w:rsidR="4B024097" w:rsidP="7F97ACB4" w:rsidRDefault="4B024097" w14:paraId="32D19EB1" w14:textId="4F31425B">
      <w:pPr>
        <w:pStyle w:val="ListParagraph"/>
        <w:ind w:left="0"/>
        <w:rPr>
          <w:highlight w:val="yellow"/>
        </w:rPr>
      </w:pPr>
      <w:r w:rsidRPr="7F97ACB4" w:rsidR="4B024097">
        <w:rPr>
          <w:highlight w:val="yellow"/>
        </w:rPr>
        <w:t>The three fields contained within the Tab are:</w:t>
      </w:r>
    </w:p>
    <w:p w:rsidR="7F97ACB4" w:rsidP="7F97ACB4" w:rsidRDefault="7F97ACB4" w14:paraId="228A03E4" w14:textId="04B953B7">
      <w:pPr>
        <w:pStyle w:val="ListParagraph"/>
        <w:ind w:left="0"/>
        <w:rPr>
          <w:highlight w:val="yellow"/>
        </w:rPr>
      </w:pPr>
    </w:p>
    <w:tbl>
      <w:tblPr>
        <w:tblStyle w:val="TableGrid"/>
        <w:bidiVisual w:val="0"/>
        <w:tblW w:w="0" w:type="auto"/>
        <w:tblLook w:val="06A0" w:firstRow="1" w:lastRow="0" w:firstColumn="1" w:lastColumn="0" w:noHBand="1" w:noVBand="1"/>
      </w:tblPr>
      <w:tblGrid>
        <w:gridCol w:w="4508"/>
        <w:gridCol w:w="4508"/>
      </w:tblGrid>
      <w:tr w:rsidR="7F97ACB4" w:rsidTr="6940F363" w14:paraId="2D5963B4">
        <w:tc>
          <w:tcPr>
            <w:tcW w:w="4508" w:type="dxa"/>
            <w:tcMar/>
          </w:tcPr>
          <w:p w:rsidR="7F97ACB4" w:rsidP="7F97ACB4" w:rsidRDefault="7F97ACB4" w14:paraId="5B26DD41" w14:textId="1C316393">
            <w:pPr>
              <w:pStyle w:val="ListParagraph"/>
              <w:bidi w:val="0"/>
              <w:ind w:left="0"/>
              <w:rPr>
                <w:highlight w:val="yellow"/>
              </w:rPr>
            </w:pPr>
            <w:r w:rsidRPr="7F97ACB4" w:rsidR="7F97ACB4">
              <w:rPr>
                <w:highlight w:val="yellow"/>
              </w:rPr>
              <w:t>NHS Number</w:t>
            </w:r>
            <w:r>
              <w:tab/>
            </w:r>
          </w:p>
        </w:tc>
        <w:tc>
          <w:tcPr>
            <w:tcW w:w="4508" w:type="dxa"/>
            <w:tcMar/>
          </w:tcPr>
          <w:p w:rsidR="7F97ACB4" w:rsidP="7F97ACB4" w:rsidRDefault="7F97ACB4" w14:paraId="69C06BFE" w14:textId="60D3508F">
            <w:pPr>
              <w:pStyle w:val="ListParagraph"/>
              <w:bidi w:val="0"/>
              <w:spacing w:before="0" w:beforeAutospacing="off" w:after="200" w:afterAutospacing="off" w:line="276" w:lineRule="auto"/>
              <w:ind w:left="-90" w:right="0"/>
              <w:jc w:val="left"/>
              <w:rPr>
                <w:highlight w:val="yellow"/>
              </w:rPr>
            </w:pPr>
            <w:r w:rsidRPr="7F97ACB4" w:rsidR="7F97ACB4">
              <w:rPr>
                <w:highlight w:val="yellow"/>
              </w:rPr>
              <w:t>The NHS number assigned to the applicant on the NHS system</w:t>
            </w:r>
            <w:r w:rsidRPr="7F97ACB4" w:rsidR="7F97ACB4">
              <w:rPr>
                <w:highlight w:val="yellow"/>
              </w:rPr>
              <w:t>.</w:t>
            </w:r>
          </w:p>
        </w:tc>
      </w:tr>
      <w:tr w:rsidR="7F97ACB4" w:rsidTr="6940F363" w14:paraId="2A3A656D">
        <w:tc>
          <w:tcPr>
            <w:tcW w:w="4508" w:type="dxa"/>
            <w:tcMar/>
          </w:tcPr>
          <w:p w:rsidR="7F97ACB4" w:rsidP="7F97ACB4" w:rsidRDefault="7F97ACB4" w14:paraId="0DD45006" w14:textId="5AFB2D72">
            <w:pPr>
              <w:pStyle w:val="ListParagraph"/>
              <w:bidi w:val="0"/>
              <w:spacing w:before="0" w:beforeAutospacing="off" w:after="200" w:afterAutospacing="off" w:line="276" w:lineRule="auto"/>
              <w:ind w:left="0" w:right="0"/>
              <w:jc w:val="left"/>
              <w:rPr>
                <w:highlight w:val="yellow"/>
              </w:rPr>
            </w:pPr>
            <w:r w:rsidRPr="7F97ACB4" w:rsidR="7F97ACB4">
              <w:rPr>
                <w:highlight w:val="yellow"/>
              </w:rPr>
              <w:t>Registered at Medical Practice</w:t>
            </w:r>
          </w:p>
          <w:p w:rsidR="7F97ACB4" w:rsidP="7F97ACB4" w:rsidRDefault="7F97ACB4" w14:paraId="05F84108" w14:textId="50747B24">
            <w:pPr>
              <w:pStyle w:val="ListParagraph"/>
              <w:bidi w:val="0"/>
              <w:rPr>
                <w:highlight w:val="yellow"/>
              </w:rPr>
            </w:pPr>
          </w:p>
        </w:tc>
        <w:tc>
          <w:tcPr>
            <w:tcW w:w="4508" w:type="dxa"/>
            <w:tcMar/>
          </w:tcPr>
          <w:p w:rsidR="7F97ACB4" w:rsidP="7F97ACB4" w:rsidRDefault="7F97ACB4" w14:paraId="03486B6D" w14:textId="1B474D8E">
            <w:pPr>
              <w:pStyle w:val="ListParagraph"/>
              <w:bidi w:val="0"/>
              <w:ind w:left="0"/>
              <w:rPr>
                <w:highlight w:val="yellow"/>
              </w:rPr>
            </w:pPr>
            <w:r w:rsidRPr="6940F363" w:rsidR="64967585">
              <w:rPr>
                <w:highlight w:val="yellow"/>
              </w:rPr>
              <w:t>The medical practice code for the surgery they have registered with</w:t>
            </w:r>
            <w:r w:rsidRPr="6940F363" w:rsidR="7F97ACB4">
              <w:rPr>
                <w:highlight w:val="yellow"/>
              </w:rPr>
              <w:t>.</w:t>
            </w:r>
          </w:p>
        </w:tc>
      </w:tr>
      <w:tr w:rsidR="7F97ACB4" w:rsidTr="6940F363" w14:paraId="39646CD1">
        <w:tc>
          <w:tcPr>
            <w:tcW w:w="4508" w:type="dxa"/>
            <w:tcMar/>
          </w:tcPr>
          <w:p w:rsidR="7F97ACB4" w:rsidP="7F97ACB4" w:rsidRDefault="7F97ACB4" w14:paraId="0DE72655" w14:textId="27B2E2C9">
            <w:pPr>
              <w:pStyle w:val="ListParagraph"/>
              <w:bidi w:val="0"/>
              <w:ind w:left="0"/>
              <w:rPr>
                <w:highlight w:val="yellow"/>
              </w:rPr>
            </w:pPr>
            <w:r w:rsidRPr="7F97ACB4" w:rsidR="7F97ACB4">
              <w:rPr>
                <w:highlight w:val="yellow"/>
              </w:rPr>
              <w:t>Medical Practice Post Code</w:t>
            </w:r>
          </w:p>
        </w:tc>
        <w:tc>
          <w:tcPr>
            <w:tcW w:w="4508" w:type="dxa"/>
            <w:tcMar/>
          </w:tcPr>
          <w:p w:rsidR="7F97ACB4" w:rsidP="7F97ACB4" w:rsidRDefault="7F97ACB4" w14:paraId="4241B0BB" w14:textId="1901896F">
            <w:pPr>
              <w:pStyle w:val="ListParagraph"/>
              <w:bidi w:val="0"/>
              <w:ind w:left="0"/>
              <w:rPr>
                <w:highlight w:val="yellow"/>
              </w:rPr>
            </w:pPr>
            <w:r w:rsidRPr="7F97ACB4" w:rsidR="7F97ACB4">
              <w:rPr>
                <w:highlight w:val="yellow"/>
              </w:rPr>
              <w:t>The postcode of the surgery to which they have been registered.</w:t>
            </w:r>
          </w:p>
        </w:tc>
      </w:tr>
    </w:tbl>
    <w:p w:rsidR="7F97ACB4" w:rsidP="7F97ACB4" w:rsidRDefault="7F97ACB4" w14:paraId="08B4F33C" w14:textId="1A752154">
      <w:pPr>
        <w:pStyle w:val="ListParagraph"/>
        <w:ind w:left="0"/>
        <w:rPr>
          <w:highlight w:val="yellow"/>
        </w:rPr>
      </w:pPr>
    </w:p>
    <w:p w:rsidR="4B024097" w:rsidP="7F97ACB4" w:rsidRDefault="4B024097" w14:paraId="007A93B3" w14:textId="7323EA68">
      <w:pPr>
        <w:pStyle w:val="ListParagraph"/>
        <w:ind w:left="0"/>
        <w:rPr>
          <w:highlight w:val="yellow"/>
        </w:rPr>
      </w:pPr>
      <w:r w:rsidRPr="7F97ACB4" w:rsidR="4B024097">
        <w:rPr>
          <w:highlight w:val="yellow"/>
        </w:rPr>
        <w:t>To update a field:</w:t>
      </w:r>
    </w:p>
    <w:p w:rsidR="7F97ACB4" w:rsidP="7F97ACB4" w:rsidRDefault="7F97ACB4" w14:paraId="194E312B" w14:textId="383626CD">
      <w:pPr>
        <w:pStyle w:val="ListParagraph"/>
        <w:ind w:left="0"/>
        <w:rPr>
          <w:highlight w:val="yellow"/>
        </w:rPr>
      </w:pPr>
    </w:p>
    <w:p w:rsidR="4B024097" w:rsidP="7F97ACB4" w:rsidRDefault="4B024097" w14:paraId="2A7CF3A2" w14:textId="3F3BB245">
      <w:pPr>
        <w:pStyle w:val="ListParagraph"/>
        <w:numPr>
          <w:ilvl w:val="0"/>
          <w:numId w:val="95"/>
        </w:numPr>
        <w:rPr>
          <w:highlight w:val="yellow"/>
        </w:rPr>
      </w:pPr>
      <w:r w:rsidRPr="7F97ACB4" w:rsidR="4B024097">
        <w:rPr>
          <w:highlight w:val="yellow"/>
        </w:rPr>
        <w:t>Click in the field you wish to update and add the necessary information</w:t>
      </w:r>
    </w:p>
    <w:p w:rsidR="4B024097" w:rsidP="7F97ACB4" w:rsidRDefault="4B024097" w14:paraId="3A8ECD58" w14:textId="40450B2A">
      <w:pPr>
        <w:pStyle w:val="ListParagraph"/>
        <w:numPr>
          <w:ilvl w:val="0"/>
          <w:numId w:val="95"/>
        </w:numPr>
        <w:rPr>
          <w:highlight w:val="yellow"/>
        </w:rPr>
      </w:pPr>
      <w:r w:rsidRPr="7F97ACB4" w:rsidR="4B024097">
        <w:rPr>
          <w:highlight w:val="yellow"/>
        </w:rPr>
        <w:t xml:space="preserve">Click Save </w:t>
      </w:r>
      <w:r w:rsidR="4B024097">
        <w:drawing>
          <wp:inline wp14:editId="32ACBA83" wp14:anchorId="01C1054E">
            <wp:extent cx="685800" cy="342900"/>
            <wp:effectExtent l="0" t="0" r="0" b="0"/>
            <wp:docPr id="425021934" name="image59.png" title=""/>
            <wp:cNvGraphicFramePr>
              <a:graphicFrameLocks/>
            </wp:cNvGraphicFramePr>
            <a:graphic>
              <a:graphicData uri="http://schemas.openxmlformats.org/drawingml/2006/picture">
                <pic:pic>
                  <pic:nvPicPr>
                    <pic:cNvPr id="0" name="image59.png"/>
                    <pic:cNvPicPr/>
                  </pic:nvPicPr>
                  <pic:blipFill>
                    <a:blip r:embed="R116f4a50482b46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85800" cy="342900"/>
                    </a:xfrm>
                    <a:prstGeom xmlns:a="http://schemas.openxmlformats.org/drawingml/2006/main" prst="rect">
                      <a:avLst/>
                    </a:prstGeom>
                    <a:ln xmlns:a="http://schemas.openxmlformats.org/drawingml/2006/main"/>
                  </pic:spPr>
                </pic:pic>
              </a:graphicData>
            </a:graphic>
          </wp:inline>
        </w:drawing>
      </w:r>
      <w:r w:rsidRPr="7F97ACB4" w:rsidR="4B024097">
        <w:rPr>
          <w:highlight w:val="yellow"/>
        </w:rPr>
        <w:t xml:space="preserve"> or Save &amp; Close </w:t>
      </w:r>
      <w:r w:rsidR="4B024097">
        <w:drawing>
          <wp:inline wp14:editId="1CDBBC5A" wp14:anchorId="48A6AA95">
            <wp:extent cx="1206500" cy="368300"/>
            <wp:effectExtent l="0" t="0" r="0" b="0"/>
            <wp:docPr id="1871118911" name="image35.png" title=""/>
            <wp:cNvGraphicFramePr>
              <a:graphicFrameLocks/>
            </wp:cNvGraphicFramePr>
            <a:graphic>
              <a:graphicData uri="http://schemas.openxmlformats.org/drawingml/2006/picture">
                <pic:pic>
                  <pic:nvPicPr>
                    <pic:cNvPr id="0" name="image35.png"/>
                    <pic:cNvPicPr/>
                  </pic:nvPicPr>
                  <pic:blipFill>
                    <a:blip r:embed="Re3bd9061c78b4b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06500" cy="368300"/>
                    </a:xfrm>
                    <a:prstGeom xmlns:a="http://schemas.openxmlformats.org/drawingml/2006/main" prst="rect">
                      <a:avLst/>
                    </a:prstGeom>
                    <a:ln xmlns:a="http://schemas.openxmlformats.org/drawingml/2006/main"/>
                  </pic:spPr>
                </pic:pic>
              </a:graphicData>
            </a:graphic>
          </wp:inline>
        </w:drawing>
      </w:r>
      <w:r w:rsidRPr="7F97ACB4" w:rsidR="4B024097">
        <w:rPr>
          <w:highlight w:val="yellow"/>
        </w:rPr>
        <w:t xml:space="preserve"> buttons in the top toolbar of the system.</w:t>
      </w:r>
    </w:p>
    <w:p w:rsidR="4B024097" w:rsidP="7F97ACB4" w:rsidRDefault="4B024097" w14:paraId="6A197B8F" w14:textId="1F590553">
      <w:pPr>
        <w:pStyle w:val="Normal"/>
        <w:rPr>
          <w:highlight w:val="yellow"/>
        </w:rPr>
      </w:pPr>
      <w:r w:rsidRPr="7F97ACB4" w:rsidR="4B024097">
        <w:rPr>
          <w:highlight w:val="yellow"/>
        </w:rPr>
        <w:t xml:space="preserve">If you wish to report on these fields, you can add them to personalised views following instructions in the </w:t>
      </w:r>
      <w:hyperlink w:anchor="_Creating_personalised_System">
        <w:r w:rsidRPr="7F97ACB4" w:rsidR="4B024097">
          <w:rPr>
            <w:rStyle w:val="Hyperlink"/>
            <w:highlight w:val="yellow"/>
          </w:rPr>
          <w:t>Creating Personalised Views</w:t>
        </w:r>
      </w:hyperlink>
      <w:r w:rsidRPr="7F97ACB4" w:rsidR="4B024097">
        <w:rPr>
          <w:highlight w:val="yellow"/>
        </w:rPr>
        <w:t xml:space="preserve"> section of the Guide.</w:t>
      </w:r>
    </w:p>
    <w:p w:rsidR="4B024097" w:rsidP="7F97ACB4" w:rsidRDefault="4B024097" w14:paraId="42D6FF0C" w14:textId="61A6C2F4">
      <w:pPr>
        <w:pStyle w:val="Normal"/>
        <w:rPr>
          <w:highlight w:val="yellow"/>
        </w:rPr>
      </w:pPr>
      <w:r w:rsidRPr="7F97ACB4" w:rsidR="4B024097">
        <w:rPr>
          <w:highlight w:val="yellow"/>
        </w:rPr>
        <w:t xml:space="preserve">You may also wish to </w:t>
      </w:r>
      <w:hyperlink w:anchor="_Using_Case_Notes ">
        <w:r w:rsidRPr="7F97ACB4" w:rsidR="4B024097">
          <w:rPr>
            <w:rStyle w:val="Hyperlink"/>
            <w:highlight w:val="yellow"/>
          </w:rPr>
          <w:t>add a case note</w:t>
        </w:r>
      </w:hyperlink>
      <w:r w:rsidRPr="7F97ACB4" w:rsidR="4B024097">
        <w:rPr>
          <w:highlight w:val="yellow"/>
        </w:rPr>
        <w:t xml:space="preserve"> against the individual’s record.  Please note that sensitive and medical information should not be included in the case notes. These should be added on your usual NHS systems.</w:t>
      </w:r>
    </w:p>
    <w:p w:rsidR="7F97ACB4" w:rsidP="7F97ACB4" w:rsidRDefault="7F97ACB4" w14:paraId="50F0A4E2" w14:textId="698B5E40">
      <w:pPr>
        <w:pStyle w:val="Normal"/>
      </w:pPr>
    </w:p>
    <w:p w:rsidR="001F58D1" w:rsidP="002D066B" w:rsidRDefault="387C61B9" w14:paraId="49CCD6DE" w14:textId="653D4150">
      <w:pPr>
        <w:pStyle w:val="Heading1"/>
        <w:pageBreakBefore/>
        <w:spacing w:after="200"/>
      </w:pPr>
      <w:bookmarkStart w:name="_Toc990429765" w:id="1094294236"/>
      <w:r w:rsidR="387C61B9">
        <w:rPr/>
        <w:t>Re-matching</w:t>
      </w:r>
      <w:bookmarkEnd w:id="1094294236"/>
    </w:p>
    <w:p w:rsidR="00A70648" w:rsidP="00A70648" w:rsidRDefault="00653415" w14:paraId="27026AA4" w14:textId="3D78650B">
      <w:r w:rsidRPr="00E64676">
        <w:t>There will be times where households need to be</w:t>
      </w:r>
      <w:r w:rsidRPr="00E64676" w:rsidR="00A70648">
        <w:t xml:space="preserve"> re-match</w:t>
      </w:r>
      <w:r w:rsidRPr="00E64676">
        <w:t>ed</w:t>
      </w:r>
      <w:r w:rsidRPr="00E64676" w:rsidR="00A70648">
        <w:t xml:space="preserve"> to alternative accommodation. This may be for </w:t>
      </w:r>
      <w:r w:rsidRPr="00E64676" w:rsidR="00E64676">
        <w:t>several</w:t>
      </w:r>
      <w:r w:rsidRPr="00E64676" w:rsidR="00A70648">
        <w:t xml:space="preserve"> reasons including the scheduled end of a placement; placement breakdown; and movement to be closer to friends or family – amongst other reasons.</w:t>
      </w:r>
    </w:p>
    <w:p w:rsidRPr="00E64676" w:rsidR="00E64676" w:rsidP="00A70648" w:rsidRDefault="00E64676" w14:paraId="4EC92871" w14:textId="52818E27">
      <w:r>
        <w:t xml:space="preserve">Re-matching </w:t>
      </w:r>
      <w:r w:rsidR="00352A25">
        <w:t xml:space="preserve">process is the same for individuals, irrelevant of the scheme </w:t>
      </w:r>
      <w:r w:rsidR="007950B6">
        <w:t xml:space="preserve">through which </w:t>
      </w:r>
      <w:r w:rsidR="00352A25">
        <w:t>they travelled to Wales</w:t>
      </w:r>
      <w:r w:rsidR="002369E0">
        <w:t>.</w:t>
      </w:r>
    </w:p>
    <w:p w:rsidRPr="00E64676" w:rsidR="00A70648" w:rsidP="00A70648" w:rsidRDefault="002369E0" w14:paraId="51A5852F" w14:textId="7CF79108">
      <w:r>
        <w:t>T</w:t>
      </w:r>
      <w:r w:rsidRPr="00E64676" w:rsidR="00A70648">
        <w:t>he process for re-matching will depend on the nature of the re-match in question. There are broadly four categories of re-match:</w:t>
      </w:r>
    </w:p>
    <w:p w:rsidRPr="00E64676" w:rsidR="00A70648" w:rsidRDefault="00A70648" w14:paraId="55F32B7F" w14:textId="321F8453">
      <w:pPr>
        <w:pStyle w:val="ListParagraph"/>
        <w:numPr>
          <w:ilvl w:val="0"/>
          <w:numId w:val="60"/>
        </w:numPr>
        <w:shd w:val="clear" w:color="auto" w:fill="auto"/>
        <w:spacing w:after="160" w:line="259" w:lineRule="auto"/>
      </w:pPr>
      <w:r w:rsidRPr="00E64676">
        <w:t>Re-match within the individual local authority boundary</w:t>
      </w:r>
    </w:p>
    <w:p w:rsidRPr="00E64676" w:rsidR="00A70648" w:rsidRDefault="00A70648" w14:paraId="6CD895A7" w14:textId="7E2425A3">
      <w:pPr>
        <w:pStyle w:val="ListParagraph"/>
        <w:numPr>
          <w:ilvl w:val="0"/>
          <w:numId w:val="60"/>
        </w:numPr>
        <w:shd w:val="clear" w:color="auto" w:fill="auto"/>
        <w:spacing w:after="160" w:line="259" w:lineRule="auto"/>
      </w:pPr>
      <w:r w:rsidRPr="00E64676">
        <w:t>Re-match across local authority boundaries but wholly within Wales</w:t>
      </w:r>
    </w:p>
    <w:p w:rsidRPr="00E64676" w:rsidR="00A70648" w:rsidRDefault="00A70648" w14:paraId="4BF224CC" w14:textId="4BC4D4FA">
      <w:pPr>
        <w:pStyle w:val="ListParagraph"/>
        <w:numPr>
          <w:ilvl w:val="0"/>
          <w:numId w:val="60"/>
        </w:numPr>
        <w:shd w:val="clear" w:color="auto" w:fill="auto"/>
        <w:spacing w:after="160" w:line="259" w:lineRule="auto"/>
      </w:pPr>
      <w:r w:rsidRPr="00E64676">
        <w:t>Re-match across UK national borders (</w:t>
      </w:r>
      <w:r w:rsidRPr="00E64676" w:rsidR="00976541">
        <w:t>e.g.,</w:t>
      </w:r>
      <w:r w:rsidRPr="00E64676">
        <w:t xml:space="preserve"> from a local authority in Wales to a local authority in England – or vice versa</w:t>
      </w:r>
      <w:r w:rsidRPr="00E64676" w:rsidR="00DA3F85">
        <w:t>)</w:t>
      </w:r>
    </w:p>
    <w:p w:rsidR="00A70648" w:rsidRDefault="00A70648" w14:paraId="237A8D23" w14:textId="54845C27">
      <w:pPr>
        <w:pStyle w:val="ListParagraph"/>
        <w:numPr>
          <w:ilvl w:val="0"/>
          <w:numId w:val="60"/>
        </w:numPr>
        <w:shd w:val="clear" w:color="auto" w:fill="auto"/>
        <w:spacing w:after="160" w:line="259" w:lineRule="auto"/>
      </w:pPr>
      <w:r w:rsidRPr="00E64676">
        <w:t>Re-match from a super sponsor route to a host across a UK national boundary.</w:t>
      </w:r>
      <w:r>
        <w:br/>
      </w:r>
    </w:p>
    <w:p w:rsidR="00E76901" w:rsidP="009E740D" w:rsidRDefault="29CAD5ED" w14:paraId="003949F9" w14:textId="596639BE">
      <w:pPr>
        <w:pStyle w:val="Heading2"/>
      </w:pPr>
      <w:bookmarkStart w:name="_Toc34949617" w:id="653290956"/>
      <w:r w:rsidR="29CAD5ED">
        <w:rPr/>
        <w:t>Identifying</w:t>
      </w:r>
      <w:r w:rsidR="6479639E">
        <w:rPr/>
        <w:t xml:space="preserve"> a suitable host</w:t>
      </w:r>
      <w:bookmarkEnd w:id="653290956"/>
    </w:p>
    <w:p w:rsidR="00E76901" w:rsidP="00E76901" w:rsidRDefault="00E76901" w14:paraId="568AB78F" w14:textId="06F23CEF">
      <w:r w:rsidRPr="005735AA">
        <w:t>If you are aware of a</w:t>
      </w:r>
      <w:r>
        <w:t xml:space="preserve"> household (</w:t>
      </w:r>
      <w:r w:rsidRPr="005735AA">
        <w:t>individual/family</w:t>
      </w:r>
      <w:r>
        <w:t>/group)</w:t>
      </w:r>
      <w:r w:rsidRPr="005735AA">
        <w:t xml:space="preserve"> </w:t>
      </w:r>
      <w:r>
        <w:t xml:space="preserve">that requires </w:t>
      </w:r>
      <w:r w:rsidRPr="005735AA">
        <w:t xml:space="preserve">re-matching </w:t>
      </w:r>
      <w:r>
        <w:t xml:space="preserve">you will need to identify </w:t>
      </w:r>
      <w:r w:rsidRPr="005735AA">
        <w:t>a host identified (either via the Ukrainian themselves, through the Expression of Interest data previously shared, or via other means)</w:t>
      </w:r>
    </w:p>
    <w:p w:rsidR="00471423" w:rsidP="00E76901" w:rsidRDefault="00FB000C" w14:paraId="6E242D53" w14:textId="77777777">
      <w:r>
        <w:t xml:space="preserve">There are two possible ways to identify a </w:t>
      </w:r>
      <w:r w:rsidR="00471423">
        <w:t>possible host:</w:t>
      </w:r>
    </w:p>
    <w:p w:rsidRPr="00967B91" w:rsidR="00E45520" w:rsidRDefault="00471423" w14:paraId="367CFDBC" w14:textId="204F099B">
      <w:pPr>
        <w:pStyle w:val="ListParagraph"/>
        <w:numPr>
          <w:ilvl w:val="0"/>
          <w:numId w:val="67"/>
        </w:numPr>
      </w:pPr>
      <w:r>
        <w:t xml:space="preserve">Review </w:t>
      </w:r>
      <w:r w:rsidR="002102AC">
        <w:t xml:space="preserve">existing sponsors that are/have hosted individuals through the Homes </w:t>
      </w:r>
      <w:r w:rsidRPr="00967B91" w:rsidR="002102AC">
        <w:t>for Ukraine Sponsor Scheme</w:t>
      </w:r>
      <w:r w:rsidRPr="00967B91" w:rsidR="00E45520">
        <w:t>. This can be done within the data platform.</w:t>
      </w:r>
      <w:r w:rsidR="00FB2BF9">
        <w:br/>
      </w:r>
    </w:p>
    <w:p w:rsidRPr="00967B91" w:rsidR="00E27CA9" w:rsidRDefault="00E45520" w14:paraId="6FBECA31" w14:textId="5A103DE5">
      <w:pPr>
        <w:pStyle w:val="ListParagraph"/>
        <w:numPr>
          <w:ilvl w:val="0"/>
          <w:numId w:val="67"/>
        </w:numPr>
        <w:spacing w:before="100" w:beforeAutospacing="1" w:after="100" w:afterAutospacing="1"/>
        <w:ind w:left="709"/>
      </w:pPr>
      <w:r w:rsidRPr="00967B91">
        <w:t>Review those that have offered accommodation through the Super Sponsor Scheme. This will need to be done outside of the data platform using</w:t>
      </w:r>
      <w:r w:rsidRPr="00967B91" w:rsidR="00073F19">
        <w:t xml:space="preserve"> the E</w:t>
      </w:r>
      <w:r w:rsidRPr="00967B91" w:rsidR="00B03309">
        <w:t xml:space="preserve">xpressions </w:t>
      </w:r>
      <w:r w:rsidRPr="00967B91" w:rsidR="00073F19">
        <w:t>o</w:t>
      </w:r>
      <w:r w:rsidRPr="00967B91" w:rsidR="00B03309">
        <w:t xml:space="preserve">f </w:t>
      </w:r>
      <w:r w:rsidRPr="00967B91" w:rsidR="00073F19">
        <w:t>I</w:t>
      </w:r>
      <w:r w:rsidRPr="00967B91" w:rsidR="00B03309">
        <w:t>nterest</w:t>
      </w:r>
      <w:r w:rsidRPr="00967B91" w:rsidR="00F64575">
        <w:t xml:space="preserve"> shared through the</w:t>
      </w:r>
      <w:r w:rsidRPr="00967B91" w:rsidR="00A17F61">
        <w:t xml:space="preserve"> Ukraine Offer </w:t>
      </w:r>
      <w:r w:rsidRPr="00967B91" w:rsidR="00653258">
        <w:t xml:space="preserve">Tracker spreadsheet.  </w:t>
      </w:r>
      <w:r w:rsidR="00FB2BF9">
        <w:t>Access and f</w:t>
      </w:r>
      <w:r w:rsidR="002F7256">
        <w:t xml:space="preserve">urther guidance on the </w:t>
      </w:r>
      <w:hyperlink r:id="rId70">
        <w:r w:rsidRPr="12B4E8F6" w:rsidR="002F7256">
          <w:rPr>
            <w:rStyle w:val="Hyperlink"/>
          </w:rPr>
          <w:t>Offer Tracker Spreadsheet is available here.</w:t>
        </w:r>
      </w:hyperlink>
      <w:r w:rsidR="006328FC">
        <w:t xml:space="preserve">  </w:t>
      </w:r>
      <w:r w:rsidR="00B87417">
        <w:t xml:space="preserve">You will require access </w:t>
      </w:r>
      <w:r w:rsidR="009A54B3">
        <w:t xml:space="preserve">to the to the </w:t>
      </w:r>
      <w:r w:rsidRPr="00FB2BF9" w:rsidR="0050758F">
        <w:t>URD - URD - Onward Accommodation</w:t>
      </w:r>
      <w:r w:rsidR="00FB2BF9">
        <w:t xml:space="preserve"> workspace within Objective Connect to access </w:t>
      </w:r>
      <w:r w:rsidR="008718D9">
        <w:t>both the spreadsheet and guidance.</w:t>
      </w:r>
    </w:p>
    <w:p w:rsidR="00B9173D" w:rsidP="009E740D" w:rsidRDefault="0072417C" w14:paraId="4F720449" w14:textId="13CE341D">
      <w:pPr>
        <w:pStyle w:val="Heading2"/>
      </w:pPr>
      <w:bookmarkStart w:name="_Toc1250154717" w:id="194717392"/>
      <w:r>
        <w:br/>
      </w:r>
      <w:r w:rsidR="758E9301">
        <w:rPr/>
        <w:t xml:space="preserve">Re-match within the individual local authority </w:t>
      </w:r>
      <w:r w:rsidR="245C6D76">
        <w:rPr/>
        <w:t>boundary</w:t>
      </w:r>
      <w:bookmarkEnd w:id="194717392"/>
    </w:p>
    <w:p w:rsidR="0072417C" w:rsidP="005735AA" w:rsidRDefault="0072417C" w14:paraId="7417CC4A" w14:textId="3698763C">
      <w:r>
        <w:t xml:space="preserve">If </w:t>
      </w:r>
      <w:r w:rsidRPr="005735AA" w:rsidR="005735AA">
        <w:t>you can facilitate a local re-</w:t>
      </w:r>
      <w:r w:rsidRPr="005735AA" w:rsidR="002258DB">
        <w:t>match,</w:t>
      </w:r>
      <w:r>
        <w:t xml:space="preserve"> </w:t>
      </w:r>
      <w:r w:rsidRPr="005735AA" w:rsidR="005735AA">
        <w:t>there is no need for another local authority’s agreement</w:t>
      </w:r>
      <w:r w:rsidR="002258DB">
        <w:t xml:space="preserve"> nor notification to the UK Government via the </w:t>
      </w:r>
      <w:hyperlink w:history="1" r:id="rId71">
        <w:r w:rsidRPr="000D56F0" w:rsidR="002258DB">
          <w:rPr>
            <w:rStyle w:val="Hyperlink"/>
          </w:rPr>
          <w:t>Jira</w:t>
        </w:r>
      </w:hyperlink>
      <w:r w:rsidR="002258DB">
        <w:t xml:space="preserve"> system</w:t>
      </w:r>
      <w:r w:rsidRPr="005735AA" w:rsidR="005735AA">
        <w:t>.</w:t>
      </w:r>
    </w:p>
    <w:p w:rsidR="0072417C" w:rsidP="005735AA" w:rsidRDefault="0072417C" w14:paraId="1AC74372" w14:textId="408C4AA0">
      <w:r>
        <w:lastRenderedPageBreak/>
        <w:t xml:space="preserve">If you are able to-match with a sponsor of </w:t>
      </w:r>
      <w:r w:rsidR="000538B3">
        <w:t xml:space="preserve">another </w:t>
      </w:r>
      <w:r w:rsidR="002258DB">
        <w:t>Ukrainian household</w:t>
      </w:r>
      <w:r w:rsidR="000538B3">
        <w:t xml:space="preserve"> who has travelled under the Homes for Ukraine Scheme, you will find their details in the system and will </w:t>
      </w:r>
      <w:r w:rsidR="00622086">
        <w:t>need to link the records of both the Sponsor and the household that requires re-matching.</w:t>
      </w:r>
    </w:p>
    <w:p w:rsidR="0060400F" w:rsidP="0060400F" w:rsidRDefault="00622086" w14:paraId="3317ED6C" w14:textId="77777777">
      <w:r>
        <w:t xml:space="preserve">If you have found a suitable host from the EoI data generated through the Super Sponsor Scheme, you will need to undertake the following steps on the </w:t>
      </w:r>
      <w:r w:rsidR="004E524C">
        <w:t>data platform</w:t>
      </w:r>
      <w:r w:rsidR="00DA3F85">
        <w:t xml:space="preserve"> </w:t>
      </w:r>
      <w:r w:rsidR="00FF272D">
        <w:t>to</w:t>
      </w:r>
      <w:r w:rsidR="00DA3F85">
        <w:t xml:space="preserve"> record the </w:t>
      </w:r>
      <w:r w:rsidR="00DF5CAF">
        <w:t>re-match and ensure appropriate property</w:t>
      </w:r>
      <w:r w:rsidR="00E65F9C">
        <w:t xml:space="preserve">, DBS </w:t>
      </w:r>
      <w:r w:rsidR="00DF5CAF">
        <w:t>and safeguarding checks are completed</w:t>
      </w:r>
      <w:r w:rsidR="00FF272D">
        <w:t xml:space="preserve"> for the new host</w:t>
      </w:r>
      <w:r w:rsidR="00E65F9C">
        <w:t xml:space="preserve"> and where necessary </w:t>
      </w:r>
      <w:r w:rsidR="0060400F">
        <w:t>other family members living with them.</w:t>
      </w:r>
    </w:p>
    <w:p w:rsidR="00510D4C" w:rsidRDefault="008C4D3C" w14:paraId="2F43EE74" w14:textId="3570BD92">
      <w:pPr>
        <w:pStyle w:val="ListParagraph"/>
        <w:numPr>
          <w:ilvl w:val="0"/>
          <w:numId w:val="61"/>
        </w:numPr>
      </w:pPr>
      <w:r>
        <w:t xml:space="preserve">Ensure you have </w:t>
      </w:r>
      <w:r w:rsidR="00B24550">
        <w:t xml:space="preserve">changed the </w:t>
      </w:r>
      <w:r w:rsidR="0001551E">
        <w:t xml:space="preserve">allocation status on the </w:t>
      </w:r>
      <w:r w:rsidR="00CA1E8D">
        <w:t>Ukraine Offer Tracker Spreadsheet.</w:t>
      </w:r>
      <w:r w:rsidR="00E16F22">
        <w:t xml:space="preserve"> </w:t>
      </w:r>
    </w:p>
    <w:p w:rsidR="003E7828" w:rsidRDefault="00510D4C" w14:paraId="3D8549E9" w14:textId="03C53118">
      <w:pPr>
        <w:pStyle w:val="ListParagraph"/>
        <w:numPr>
          <w:ilvl w:val="0"/>
          <w:numId w:val="61"/>
        </w:numPr>
      </w:pPr>
      <w:r>
        <w:t>Within the Home for Ukraine Data</w:t>
      </w:r>
      <w:r w:rsidR="00795D0A">
        <w:t xml:space="preserve"> </w:t>
      </w:r>
      <w:r w:rsidR="00E91318">
        <w:t>Platform,</w:t>
      </w:r>
      <w:r w:rsidR="00967B91">
        <w:t xml:space="preserve"> </w:t>
      </w:r>
      <w:r w:rsidR="00795D0A">
        <w:t>you will need to</w:t>
      </w:r>
    </w:p>
    <w:p w:rsidR="00DA3F85" w:rsidRDefault="00FF3BD7" w14:paraId="5C492666" w14:textId="7B99C47C">
      <w:pPr>
        <w:pStyle w:val="ListParagraph"/>
        <w:numPr>
          <w:ilvl w:val="1"/>
          <w:numId w:val="61"/>
        </w:numPr>
      </w:pPr>
      <w:hyperlink w:history="1" w:anchor="_Adding_a_New">
        <w:r w:rsidRPr="00FF0F83" w:rsidR="00212C70">
          <w:rPr>
            <w:rStyle w:val="Hyperlink"/>
          </w:rPr>
          <w:t>Add a New Host</w:t>
        </w:r>
      </w:hyperlink>
      <w:r w:rsidR="00212C70">
        <w:t xml:space="preserve"> within the Sponsor section of the d</w:t>
      </w:r>
      <w:r w:rsidR="00DA3F85">
        <w:t>ata platform</w:t>
      </w:r>
    </w:p>
    <w:p w:rsidR="00E65F9C" w:rsidRDefault="00FF3BD7" w14:paraId="516727CD" w14:textId="7B4AE796">
      <w:pPr>
        <w:pStyle w:val="ListParagraph"/>
        <w:numPr>
          <w:ilvl w:val="1"/>
          <w:numId w:val="61"/>
        </w:numPr>
      </w:pPr>
      <w:hyperlink w:history="1" w:anchor="_Adding_Host_Addresses">
        <w:r w:rsidRPr="004143FB" w:rsidR="00E65F9C">
          <w:rPr>
            <w:rStyle w:val="Hyperlink"/>
          </w:rPr>
          <w:t xml:space="preserve">Add </w:t>
        </w:r>
        <w:r w:rsidRPr="004143FB" w:rsidR="00AE17F3">
          <w:rPr>
            <w:rStyle w:val="Hyperlink"/>
          </w:rPr>
          <w:t xml:space="preserve">the host </w:t>
        </w:r>
        <w:r w:rsidRPr="004143FB" w:rsidR="00E65F9C">
          <w:rPr>
            <w:rStyle w:val="Hyperlink"/>
          </w:rPr>
          <w:t>property address</w:t>
        </w:r>
      </w:hyperlink>
    </w:p>
    <w:p w:rsidR="00EF7571" w:rsidRDefault="00FF3BD7" w14:paraId="549BF6E4" w14:textId="40AA799F">
      <w:pPr>
        <w:pStyle w:val="ListParagraph"/>
        <w:numPr>
          <w:ilvl w:val="1"/>
          <w:numId w:val="61"/>
        </w:numPr>
      </w:pPr>
      <w:hyperlink w:history="1" w:anchor="_Linking_an_applicant">
        <w:r w:rsidRPr="007E2E34" w:rsidR="004143FB">
          <w:rPr>
            <w:rStyle w:val="Hyperlink"/>
          </w:rPr>
          <w:t>L</w:t>
        </w:r>
        <w:r w:rsidRPr="007E2E34" w:rsidR="00EF7571">
          <w:rPr>
            <w:rStyle w:val="Hyperlink"/>
          </w:rPr>
          <w:t xml:space="preserve">ink the host to the </w:t>
        </w:r>
        <w:r w:rsidRPr="007E2E34" w:rsidR="00513889">
          <w:rPr>
            <w:rStyle w:val="Hyperlink"/>
          </w:rPr>
          <w:t>applicant.</w:t>
        </w:r>
      </w:hyperlink>
    </w:p>
    <w:p w:rsidRPr="005735AA" w:rsidR="004143FB" w:rsidRDefault="00FF3BD7" w14:paraId="15AFB5A8" w14:textId="79673271">
      <w:pPr>
        <w:pStyle w:val="ListParagraph"/>
        <w:numPr>
          <w:ilvl w:val="1"/>
          <w:numId w:val="61"/>
        </w:numPr>
      </w:pPr>
      <w:hyperlink w:history="1" w:anchor="_Create_a_Household">
        <w:r w:rsidRPr="007E2E34" w:rsidR="004143FB">
          <w:rPr>
            <w:rStyle w:val="Hyperlink"/>
          </w:rPr>
          <w:t>Create a new tracking placement record,</w:t>
        </w:r>
      </w:hyperlink>
    </w:p>
    <w:p w:rsidR="005735AA" w:rsidP="005735AA" w:rsidRDefault="005735AA" w14:paraId="2578504B" w14:textId="77777777"/>
    <w:p w:rsidR="00EB62B8" w:rsidP="009E740D" w:rsidRDefault="24D49B5B" w14:paraId="40D3C47E" w14:textId="77777777">
      <w:pPr>
        <w:pStyle w:val="Heading2"/>
      </w:pPr>
      <w:bookmarkStart w:name="_Toc1717753423" w:id="548448411"/>
      <w:r w:rsidR="24D49B5B">
        <w:rPr/>
        <w:t>Re-match across local authority boundaries but wholly within Wales</w:t>
      </w:r>
      <w:bookmarkEnd w:id="548448411"/>
    </w:p>
    <w:p w:rsidR="006A1819" w:rsidP="006A1819" w:rsidRDefault="006A1819" w14:paraId="01AD173A" w14:textId="2AF49D67">
      <w:r w:rsidRPr="005C7D0E">
        <w:t xml:space="preserve">The key difference between </w:t>
      </w:r>
      <w:r w:rsidRPr="005C7D0E" w:rsidR="00522C54">
        <w:t>matching and</w:t>
      </w:r>
      <w:r w:rsidRPr="005C7D0E">
        <w:t xml:space="preserve"> this process is the need for local authorit</w:t>
      </w:r>
      <w:r w:rsidRPr="005C7D0E" w:rsidR="007C6F68">
        <w:t xml:space="preserve">ies </w:t>
      </w:r>
      <w:r w:rsidRPr="005C7D0E">
        <w:t>to get the agreement of the onward destination local authority before processing the transfer on the Ukraine Data Platform.</w:t>
      </w:r>
      <w:r w:rsidRPr="005C7D0E" w:rsidR="00052CF5">
        <w:t xml:space="preserve"> </w:t>
      </w:r>
      <w:r w:rsidRPr="005C7D0E" w:rsidR="00D40E3B">
        <w:t xml:space="preserve">You will also need to export any data required about the specific </w:t>
      </w:r>
      <w:r w:rsidRPr="005C7D0E" w:rsidR="007C6F68">
        <w:t>Ukrainian</w:t>
      </w:r>
      <w:r w:rsidRPr="005C7D0E" w:rsidR="00D40E3B">
        <w:t xml:space="preserve"> household moving out of their area</w:t>
      </w:r>
      <w:r w:rsidRPr="005C7D0E" w:rsidR="00121C33">
        <w:t xml:space="preserve"> to ensure you do not </w:t>
      </w:r>
      <w:r w:rsidRPr="005C7D0E" w:rsidR="00384444">
        <w:t>lose</w:t>
      </w:r>
      <w:r w:rsidRPr="005C7D0E" w:rsidR="00121C33">
        <w:t xml:space="preserve"> access to the information before </w:t>
      </w:r>
      <w:r w:rsidRPr="005C7D0E" w:rsidR="007C6F68">
        <w:t>transferring records to the new local authority.</w:t>
      </w:r>
    </w:p>
    <w:p w:rsidRPr="005C7D0E" w:rsidR="008B276B" w:rsidP="006A1819" w:rsidRDefault="008B276B" w14:paraId="6797F6DE" w14:textId="2BBFC1A6">
      <w:r>
        <w:t xml:space="preserve">Once the re-match has been agreed between both local authorities, </w:t>
      </w:r>
      <w:r w:rsidRPr="00C223CB">
        <w:rPr>
          <w:b/>
          <w:bCs/>
        </w:rPr>
        <w:t xml:space="preserve">the original </w:t>
      </w:r>
      <w:r w:rsidRPr="00C223CB" w:rsidR="00C223CB">
        <w:rPr>
          <w:b/>
          <w:bCs/>
        </w:rPr>
        <w:t>local authority</w:t>
      </w:r>
      <w:r w:rsidR="00C223CB">
        <w:t xml:space="preserve"> (where a household is already placed) </w:t>
      </w:r>
      <w:r>
        <w:t>will need to:</w:t>
      </w:r>
    </w:p>
    <w:p w:rsidR="007C6F68" w:rsidRDefault="00FF3BD7" w14:paraId="0CA15F87" w14:textId="0E8851ED">
      <w:pPr>
        <w:pStyle w:val="ListParagraph"/>
        <w:numPr>
          <w:ilvl w:val="0"/>
          <w:numId w:val="63"/>
        </w:numPr>
      </w:pPr>
      <w:hyperlink w:history="1" w:anchor="_Creating_personalised_System">
        <w:r w:rsidRPr="007E2E34" w:rsidR="00C223CB">
          <w:rPr>
            <w:rStyle w:val="Hyperlink"/>
          </w:rPr>
          <w:t>C</w:t>
        </w:r>
        <w:r w:rsidRPr="007E2E34" w:rsidR="007C6F68">
          <w:rPr>
            <w:rStyle w:val="Hyperlink"/>
          </w:rPr>
          <w:t>reate a system vi</w:t>
        </w:r>
        <w:r w:rsidRPr="007E2E34" w:rsidR="000A288F">
          <w:rPr>
            <w:rStyle w:val="Hyperlink"/>
          </w:rPr>
          <w:t>ew</w:t>
        </w:r>
      </w:hyperlink>
      <w:r w:rsidRPr="005C7D0E" w:rsidR="007C3DB0">
        <w:t xml:space="preserve"> of the names </w:t>
      </w:r>
      <w:r w:rsidRPr="005C7D0E" w:rsidR="007A4A8B">
        <w:t>within the household transferring</w:t>
      </w:r>
      <w:r w:rsidRPr="005C7D0E" w:rsidR="001D4160">
        <w:t xml:space="preserve"> and </w:t>
      </w:r>
      <w:r w:rsidR="00EB294E">
        <w:t xml:space="preserve">all required fields and </w:t>
      </w:r>
      <w:r w:rsidRPr="005C7D0E" w:rsidR="001D4160">
        <w:t>export the data</w:t>
      </w:r>
      <w:r w:rsidR="00815468">
        <w:t xml:space="preserve"> to Excel.</w:t>
      </w:r>
    </w:p>
    <w:p w:rsidR="00203FB8" w:rsidRDefault="00FF3BD7" w14:paraId="780136F4" w14:textId="64ABBED6">
      <w:pPr>
        <w:pStyle w:val="ListParagraph"/>
        <w:numPr>
          <w:ilvl w:val="0"/>
          <w:numId w:val="63"/>
        </w:numPr>
      </w:pPr>
      <w:hyperlink w:history="1" w:anchor="_Closing_a_placement">
        <w:r w:rsidRPr="007571E7" w:rsidR="00203FB8">
          <w:rPr>
            <w:rStyle w:val="Hyperlink"/>
          </w:rPr>
          <w:t>Close the existing placement tracking record</w:t>
        </w:r>
      </w:hyperlink>
      <w:r w:rsidR="00C670DE">
        <w:t xml:space="preserve"> </w:t>
      </w:r>
      <w:r w:rsidR="00211994">
        <w:t>completing the Move on Reason and placement end date.</w:t>
      </w:r>
    </w:p>
    <w:p w:rsidR="00D5010D" w:rsidRDefault="00D23348" w14:paraId="75C6CF57" w14:textId="04852C40">
      <w:pPr>
        <w:pStyle w:val="ListParagraph"/>
        <w:numPr>
          <w:ilvl w:val="0"/>
          <w:numId w:val="63"/>
        </w:numPr>
      </w:pPr>
      <w:r>
        <w:t xml:space="preserve">To assign them to the new local authority, </w:t>
      </w:r>
      <w:hyperlink w:history="1" w:anchor="_Creating_a_new">
        <w:r w:rsidRPr="007571E7">
          <w:rPr>
            <w:rStyle w:val="Hyperlink"/>
          </w:rPr>
          <w:t>c</w:t>
        </w:r>
        <w:r w:rsidRPr="007571E7" w:rsidR="00EB294E">
          <w:rPr>
            <w:rStyle w:val="Hyperlink"/>
          </w:rPr>
          <w:t xml:space="preserve">reate a new </w:t>
        </w:r>
        <w:r w:rsidRPr="007571E7" w:rsidR="008D4C1A">
          <w:rPr>
            <w:rStyle w:val="Hyperlink"/>
          </w:rPr>
          <w:t xml:space="preserve">household </w:t>
        </w:r>
        <w:r w:rsidRPr="007571E7" w:rsidR="00EB294E">
          <w:rPr>
            <w:rStyle w:val="Hyperlink"/>
          </w:rPr>
          <w:t>placement tracking record</w:t>
        </w:r>
      </w:hyperlink>
      <w:r w:rsidR="00136101">
        <w:t xml:space="preserve">. Ensure you </w:t>
      </w:r>
      <w:r w:rsidR="00EB294E">
        <w:t xml:space="preserve">detail the </w:t>
      </w:r>
      <w:r w:rsidR="000861EE">
        <w:t xml:space="preserve">name and address of the new host within </w:t>
      </w:r>
      <w:r w:rsidR="006F197F">
        <w:t>the address field and assign it to the new local authority by adding them into the ‘</w:t>
      </w:r>
      <w:r w:rsidR="00136101">
        <w:t>Local Authority’ field within the placement tracking form.</w:t>
      </w:r>
      <w:r w:rsidR="007367C3">
        <w:t xml:space="preserve">  </w:t>
      </w:r>
    </w:p>
    <w:p w:rsidR="007367C3" w:rsidRDefault="00D5010D" w14:paraId="4850180D" w14:textId="3ED468D7">
      <w:pPr>
        <w:pStyle w:val="ListParagraph"/>
        <w:numPr>
          <w:ilvl w:val="0"/>
          <w:numId w:val="63"/>
        </w:numPr>
      </w:pPr>
      <w:r>
        <w:t>S</w:t>
      </w:r>
      <w:r w:rsidR="007367C3">
        <w:t>ave th</w:t>
      </w:r>
      <w:r>
        <w:t xml:space="preserve">e placement tracking record.  </w:t>
      </w:r>
      <w:r w:rsidRPr="00D5010D">
        <w:rPr>
          <w:b/>
          <w:bCs/>
        </w:rPr>
        <w:t xml:space="preserve">At this point </w:t>
      </w:r>
      <w:r w:rsidRPr="00D5010D" w:rsidR="008D4C1A">
        <w:rPr>
          <w:b/>
          <w:bCs/>
        </w:rPr>
        <w:t xml:space="preserve">all information will transfer over to the new local authority and you will </w:t>
      </w:r>
      <w:r w:rsidRPr="00D5010D" w:rsidR="006A3603">
        <w:rPr>
          <w:b/>
          <w:bCs/>
        </w:rPr>
        <w:t>lose</w:t>
      </w:r>
      <w:r w:rsidRPr="00D5010D" w:rsidR="008D4C1A">
        <w:rPr>
          <w:b/>
          <w:bCs/>
        </w:rPr>
        <w:t xml:space="preserve"> access to th</w:t>
      </w:r>
      <w:r w:rsidRPr="00D5010D" w:rsidR="006A3603">
        <w:rPr>
          <w:b/>
          <w:bCs/>
        </w:rPr>
        <w:t>e record(s).</w:t>
      </w:r>
    </w:p>
    <w:p w:rsidR="006A3603" w:rsidRDefault="00BC5FE5" w14:paraId="4A670C66" w14:textId="566AA616">
      <w:pPr>
        <w:pStyle w:val="ListParagraph"/>
        <w:numPr>
          <w:ilvl w:val="0"/>
          <w:numId w:val="63"/>
        </w:numPr>
      </w:pPr>
      <w:r>
        <w:lastRenderedPageBreak/>
        <w:t>Inform</w:t>
      </w:r>
      <w:r w:rsidR="006A3603">
        <w:t xml:space="preserve"> the new local authority </w:t>
      </w:r>
      <w:r>
        <w:t xml:space="preserve">the </w:t>
      </w:r>
      <w:r w:rsidR="006A3603">
        <w:t>records have been transferred across</w:t>
      </w:r>
      <w:r>
        <w:t>.</w:t>
      </w:r>
    </w:p>
    <w:p w:rsidR="003235B9" w:rsidP="00157231" w:rsidRDefault="00D5010D" w14:paraId="4326D67D" w14:textId="670D2CD9">
      <w:pPr>
        <w:ind w:left="360"/>
        <w:rPr>
          <w:b/>
          <w:bCs/>
        </w:rPr>
      </w:pPr>
      <w:r>
        <w:br/>
      </w:r>
      <w:r w:rsidR="00C91B54">
        <w:t>T</w:t>
      </w:r>
      <w:r w:rsidR="00157231">
        <w:t xml:space="preserve">he </w:t>
      </w:r>
      <w:r w:rsidRPr="00157231" w:rsidR="00157231">
        <w:rPr>
          <w:b/>
          <w:bCs/>
        </w:rPr>
        <w:t>new local authority</w:t>
      </w:r>
      <w:r w:rsidR="00157231">
        <w:rPr>
          <w:b/>
          <w:bCs/>
        </w:rPr>
        <w:t xml:space="preserve"> needs </w:t>
      </w:r>
      <w:r w:rsidR="00E84B16">
        <w:rPr>
          <w:b/>
          <w:bCs/>
        </w:rPr>
        <w:t>to</w:t>
      </w:r>
      <w:r w:rsidR="00C91B54">
        <w:rPr>
          <w:b/>
          <w:bCs/>
        </w:rPr>
        <w:t>:</w:t>
      </w:r>
    </w:p>
    <w:p w:rsidR="00C91B54" w:rsidRDefault="00FF3BD7" w14:paraId="284BE68A" w14:textId="2A262B84">
      <w:pPr>
        <w:pStyle w:val="ListParagraph"/>
        <w:numPr>
          <w:ilvl w:val="0"/>
          <w:numId w:val="64"/>
        </w:numPr>
      </w:pPr>
      <w:hyperlink w:anchor="_Adding_a_New">
        <w:r w:rsidRPr="42E72034" w:rsidR="00C91B54">
          <w:rPr>
            <w:rStyle w:val="Hyperlink"/>
          </w:rPr>
          <w:t>Add a New Host</w:t>
        </w:r>
      </w:hyperlink>
      <w:r w:rsidR="00C91B54">
        <w:t xml:space="preserve"> within the Sponsor section of the data platform</w:t>
      </w:r>
    </w:p>
    <w:p w:rsidR="009F3893" w:rsidRDefault="00FF3BD7" w14:paraId="520853C8" w14:textId="580FAB38">
      <w:pPr>
        <w:pStyle w:val="ListParagraph"/>
        <w:numPr>
          <w:ilvl w:val="0"/>
          <w:numId w:val="64"/>
        </w:numPr>
      </w:pPr>
      <w:hyperlink w:history="1" w:anchor="_Adding_Host_Addresses">
        <w:r w:rsidRPr="005C257C" w:rsidR="00C91B54">
          <w:rPr>
            <w:rStyle w:val="Hyperlink"/>
          </w:rPr>
          <w:t xml:space="preserve">Add </w:t>
        </w:r>
        <w:r w:rsidRPr="005C257C" w:rsidR="00AE17F3">
          <w:rPr>
            <w:rStyle w:val="Hyperlink"/>
          </w:rPr>
          <w:t xml:space="preserve">the host </w:t>
        </w:r>
        <w:r w:rsidRPr="005C257C" w:rsidR="00C91B54">
          <w:rPr>
            <w:rStyle w:val="Hyperlink"/>
          </w:rPr>
          <w:t>property address</w:t>
        </w:r>
      </w:hyperlink>
    </w:p>
    <w:p w:rsidR="00BF28DB" w:rsidRDefault="005E02BF" w14:paraId="2D9F9A31" w14:textId="5D4A9C31">
      <w:pPr>
        <w:pStyle w:val="ListParagraph"/>
        <w:numPr>
          <w:ilvl w:val="0"/>
          <w:numId w:val="64"/>
        </w:numPr>
      </w:pPr>
      <w:r>
        <w:t>Completing necessary checks on the host updating</w:t>
      </w:r>
      <w:hyperlink w:anchor="_Using_Case_Notes">
        <w:r w:rsidRPr="42E72034" w:rsidR="00BF28DB">
          <w:rPr>
            <w:rStyle w:val="Hyperlink"/>
          </w:rPr>
          <w:t xml:space="preserve"> Case Notes and Check boxes</w:t>
        </w:r>
      </w:hyperlink>
      <w:r w:rsidR="00BF28DB">
        <w:t xml:space="preserve"> </w:t>
      </w:r>
      <w:r w:rsidR="00D5010D">
        <w:t>during the process</w:t>
      </w:r>
      <w:r w:rsidR="00C33AD9">
        <w:t>.</w:t>
      </w:r>
    </w:p>
    <w:p w:rsidR="00C91B54" w:rsidRDefault="00FF3BD7" w14:paraId="3700A0EE" w14:textId="558DA2EB">
      <w:pPr>
        <w:pStyle w:val="ListParagraph"/>
        <w:numPr>
          <w:ilvl w:val="0"/>
          <w:numId w:val="64"/>
        </w:numPr>
      </w:pPr>
      <w:hyperlink w:history="1" w:anchor="_Create_a_Household">
        <w:r w:rsidRPr="005C257C" w:rsidR="009A1C83">
          <w:rPr>
            <w:rStyle w:val="Hyperlink"/>
          </w:rPr>
          <w:t>Add the host into the placement tracking record</w:t>
        </w:r>
      </w:hyperlink>
      <w:r w:rsidR="009A1C83">
        <w:t xml:space="preserve"> for the household </w:t>
      </w:r>
      <w:r w:rsidR="00F437BC">
        <w:t>using</w:t>
      </w:r>
      <w:r w:rsidR="00F7124D">
        <w:t xml:space="preserve"> the Host Sponsor field</w:t>
      </w:r>
      <w:r w:rsidR="009A1C83">
        <w:t>.</w:t>
      </w:r>
    </w:p>
    <w:p w:rsidRPr="005735AA" w:rsidR="00C33AD9" w:rsidRDefault="00C33AD9" w14:paraId="2C618D25" w14:textId="57DB1732">
      <w:pPr>
        <w:pStyle w:val="ListParagraph"/>
        <w:numPr>
          <w:ilvl w:val="0"/>
          <w:numId w:val="64"/>
        </w:numPr>
      </w:pPr>
      <w:r>
        <w:t xml:space="preserve">Once the host has confirmed the move has taken place, complete the </w:t>
      </w:r>
      <w:r w:rsidR="007B735E">
        <w:t>finance section</w:t>
      </w:r>
      <w:r w:rsidR="00A404FD">
        <w:t xml:space="preserve"> of the host record</w:t>
      </w:r>
      <w:r w:rsidR="00305FBB">
        <w:t>.</w:t>
      </w:r>
    </w:p>
    <w:p w:rsidRPr="00E64676" w:rsidR="00D5010D" w:rsidP="009E740D" w:rsidRDefault="00F7249B" w14:paraId="4D9FF522" w14:textId="7F02CA4F">
      <w:pPr>
        <w:pStyle w:val="Heading2"/>
      </w:pPr>
      <w:bookmarkStart w:name="_Toc798516179" w:id="1703314901"/>
      <w:r>
        <w:br/>
      </w:r>
      <w:r w:rsidR="0E09B6F6">
        <w:rPr/>
        <w:t xml:space="preserve">Re-match across UK national borders </w:t>
      </w:r>
      <w:r w:rsidR="3138D01F">
        <w:rPr/>
        <w:t>(either Scheme)</w:t>
      </w:r>
      <w:bookmarkEnd w:id="1703314901"/>
    </w:p>
    <w:p w:rsidRPr="002F7919" w:rsidR="00D5010D" w:rsidP="006A3603" w:rsidRDefault="00FC15A2" w14:paraId="2DFEC36F" w14:textId="574BC9D6">
      <w:r w:rsidRPr="002F7919">
        <w:t>Where a Ukrainian wishes to move from or to Wales</w:t>
      </w:r>
      <w:r w:rsidRPr="002F7919" w:rsidR="00DD38DE">
        <w:t>,</w:t>
      </w:r>
      <w:r w:rsidRPr="002F7919">
        <w:t xml:space="preserve"> to another country within the UK</w:t>
      </w:r>
      <w:r w:rsidRPr="002F7919" w:rsidR="005D3019">
        <w:t xml:space="preserve"> and </w:t>
      </w:r>
      <w:r w:rsidRPr="002F7919" w:rsidR="00913FCC">
        <w:t>agreement has been reached between both local authorities</w:t>
      </w:r>
      <w:r w:rsidRPr="002F7919" w:rsidR="00107F46">
        <w:t xml:space="preserve">, </w:t>
      </w:r>
      <w:r w:rsidRPr="002F7919" w:rsidR="00AF7EB3">
        <w:t xml:space="preserve">the way to capture that within the system is </w:t>
      </w:r>
      <w:r w:rsidRPr="002F7919" w:rsidR="00F82F09">
        <w:t>straight forward.</w:t>
      </w:r>
      <w:r w:rsidR="00E018C8">
        <w:t xml:space="preserve">  The process of recording this in the data platform is the same, irrelevant of the scheme they are transferring from.</w:t>
      </w:r>
    </w:p>
    <w:p w:rsidRPr="000F5C29" w:rsidR="00F82F09" w:rsidP="009E740D" w:rsidRDefault="4E5539D6" w14:paraId="2E6FDB7F" w14:textId="2114DFD3">
      <w:pPr>
        <w:pStyle w:val="Heading3"/>
      </w:pPr>
      <w:bookmarkStart w:name="_Toc337805501" w:id="880986250"/>
      <w:r w:rsidR="4E5539D6">
        <w:rPr/>
        <w:t xml:space="preserve">If the person is leaving </w:t>
      </w:r>
      <w:r w:rsidR="12CCBA11">
        <w:rPr/>
        <w:t>Wales</w:t>
      </w:r>
      <w:bookmarkEnd w:id="880986250"/>
    </w:p>
    <w:p w:rsidR="005B3F74" w:rsidRDefault="005B3F74" w14:paraId="20A921C4" w14:textId="4695F6AC">
      <w:pPr>
        <w:pStyle w:val="ListParagraph"/>
        <w:numPr>
          <w:ilvl w:val="0"/>
          <w:numId w:val="65"/>
        </w:numPr>
      </w:pPr>
      <w:r>
        <w:t xml:space="preserve">Ensure the </w:t>
      </w:r>
      <w:hyperlink w:anchor="_Using_Case_Notes">
        <w:r w:rsidRPr="42E72034">
          <w:rPr>
            <w:rStyle w:val="Hyperlink"/>
          </w:rPr>
          <w:t>case notes</w:t>
        </w:r>
      </w:hyperlink>
      <w:r>
        <w:t xml:space="preserve"> record that the onward destination local authority has agreed to the transfer.</w:t>
      </w:r>
    </w:p>
    <w:p w:rsidRPr="002F7919" w:rsidR="001314FC" w:rsidRDefault="00FF3BD7" w14:paraId="5406E602" w14:textId="05638E62">
      <w:pPr>
        <w:pStyle w:val="ListParagraph"/>
        <w:numPr>
          <w:ilvl w:val="0"/>
          <w:numId w:val="65"/>
        </w:numPr>
      </w:pPr>
      <w:hyperlink w:history="1" w:anchor="_Closing_a_placement">
        <w:r w:rsidRPr="007A24B8" w:rsidR="001314FC">
          <w:rPr>
            <w:rStyle w:val="Hyperlink"/>
          </w:rPr>
          <w:t>Close the placement record</w:t>
        </w:r>
      </w:hyperlink>
      <w:r w:rsidRPr="002F7919" w:rsidR="001314FC">
        <w:t xml:space="preserve"> of </w:t>
      </w:r>
      <w:r w:rsidR="00F35796">
        <w:t>the household’s</w:t>
      </w:r>
      <w:r w:rsidRPr="002F7919" w:rsidR="001314FC">
        <w:t xml:space="preserve"> existing placement.</w:t>
      </w:r>
    </w:p>
    <w:p w:rsidR="001314FC" w:rsidRDefault="00FF3BD7" w14:paraId="76B78C5D" w14:textId="30906A2D">
      <w:pPr>
        <w:pStyle w:val="ListParagraph"/>
        <w:numPr>
          <w:ilvl w:val="0"/>
          <w:numId w:val="65"/>
        </w:numPr>
      </w:pPr>
      <w:hyperlink w:history="1" w:anchor="_Creating_a_new">
        <w:r w:rsidRPr="007A24B8" w:rsidR="001314FC">
          <w:rPr>
            <w:rStyle w:val="Hyperlink"/>
          </w:rPr>
          <w:t>Create a new placement record</w:t>
        </w:r>
      </w:hyperlink>
      <w:r w:rsidRPr="002F7919" w:rsidR="001314FC">
        <w:t xml:space="preserve"> providing their new </w:t>
      </w:r>
      <w:r w:rsidRPr="002F7919" w:rsidR="00A9129C">
        <w:t xml:space="preserve">cross border </w:t>
      </w:r>
      <w:r w:rsidRPr="002F7919" w:rsidR="001314FC">
        <w:t>address</w:t>
      </w:r>
      <w:r w:rsidR="005B3F74">
        <w:t xml:space="preserve"> and date of transfer</w:t>
      </w:r>
      <w:r w:rsidRPr="002F7919" w:rsidR="00A9129C">
        <w:t xml:space="preserve">. If this is not possible, </w:t>
      </w:r>
      <w:r w:rsidR="000F5C29">
        <w:t>add the country to which they are moving to.</w:t>
      </w:r>
    </w:p>
    <w:p w:rsidR="00036540" w:rsidRDefault="55AB8BB3" w14:paraId="462E5222" w14:textId="425E94D6">
      <w:pPr>
        <w:pStyle w:val="ListParagraph"/>
        <w:numPr>
          <w:ilvl w:val="0"/>
          <w:numId w:val="65"/>
        </w:numPr>
      </w:pPr>
      <w:r>
        <w:t xml:space="preserve">Select either </w:t>
      </w:r>
      <w:r w:rsidR="009A5C05">
        <w:t>(</w:t>
      </w:r>
      <w:r>
        <w:t>England</w:t>
      </w:r>
      <w:r w:rsidR="009A5C05">
        <w:t>)</w:t>
      </w:r>
      <w:r>
        <w:t xml:space="preserve">, </w:t>
      </w:r>
      <w:r w:rsidR="009A5C05">
        <w:t>(</w:t>
      </w:r>
      <w:r>
        <w:t>Scotland</w:t>
      </w:r>
      <w:r w:rsidR="009A5C05">
        <w:t>)</w:t>
      </w:r>
      <w:r>
        <w:t xml:space="preserve">, </w:t>
      </w:r>
      <w:r w:rsidR="009A5C05">
        <w:t>(</w:t>
      </w:r>
      <w:r>
        <w:t>Northern Ireland</w:t>
      </w:r>
      <w:r w:rsidR="009A5C05">
        <w:t>)</w:t>
      </w:r>
      <w:r>
        <w:t xml:space="preserve"> or </w:t>
      </w:r>
      <w:r w:rsidR="009A5C05">
        <w:t>(</w:t>
      </w:r>
      <w:r>
        <w:t>Outside of UK</w:t>
      </w:r>
      <w:r w:rsidR="009A5C05">
        <w:t>)</w:t>
      </w:r>
      <w:r>
        <w:t xml:space="preserve"> within the Local Authority mandatory field</w:t>
      </w:r>
      <w:r w:rsidR="00F3097A">
        <w:t>.</w:t>
      </w:r>
    </w:p>
    <w:p w:rsidR="00AC10EB" w:rsidRDefault="00AC10EB" w14:paraId="35B3DA5C" w14:textId="2A231DB2">
      <w:pPr>
        <w:pStyle w:val="ListParagraph"/>
        <w:numPr>
          <w:ilvl w:val="0"/>
          <w:numId w:val="65"/>
        </w:numPr>
      </w:pPr>
      <w:r>
        <w:t xml:space="preserve">Update </w:t>
      </w:r>
      <w:r w:rsidR="006F5F01">
        <w:t xml:space="preserve">the UK Government </w:t>
      </w:r>
      <w:hyperlink w:history="1" r:id="rId72">
        <w:r w:rsidRPr="000D56F0">
          <w:rPr>
            <w:rStyle w:val="Hyperlink"/>
          </w:rPr>
          <w:t xml:space="preserve">Jira </w:t>
        </w:r>
        <w:r w:rsidRPr="000D56F0" w:rsidR="006F5F01">
          <w:rPr>
            <w:rStyle w:val="Hyperlink"/>
          </w:rPr>
          <w:t>platform</w:t>
        </w:r>
      </w:hyperlink>
      <w:r w:rsidRPr="000D56F0">
        <w:t xml:space="preserve"> </w:t>
      </w:r>
      <w:r w:rsidRPr="000D56F0" w:rsidR="006F5F01">
        <w:t>to</w:t>
      </w:r>
      <w:r w:rsidR="006F5F01">
        <w:t xml:space="preserve"> notify UK Gov of the re-match.</w:t>
      </w:r>
    </w:p>
    <w:p w:rsidR="008D6D5D" w:rsidP="008D6D5D" w:rsidRDefault="00036540" w14:paraId="7C36C1C0" w14:textId="121455C3">
      <w:r>
        <w:t>Selecting</w:t>
      </w:r>
      <w:r w:rsidR="00F61795">
        <w:t xml:space="preserve"> </w:t>
      </w:r>
      <w:r w:rsidR="00655248">
        <w:t>(</w:t>
      </w:r>
      <w:r w:rsidR="00F61795">
        <w:t>England</w:t>
      </w:r>
      <w:r w:rsidR="00655248">
        <w:t>)</w:t>
      </w:r>
      <w:r w:rsidR="003009E1">
        <w:t xml:space="preserve">, </w:t>
      </w:r>
      <w:r w:rsidR="00655248">
        <w:t>(</w:t>
      </w:r>
      <w:r w:rsidR="003009E1">
        <w:t>Scotland</w:t>
      </w:r>
      <w:r w:rsidR="00655248">
        <w:t>)</w:t>
      </w:r>
      <w:r w:rsidR="003009E1">
        <w:t xml:space="preserve">, </w:t>
      </w:r>
      <w:r w:rsidR="00655248">
        <w:t>(</w:t>
      </w:r>
      <w:r w:rsidR="00B057B6">
        <w:t xml:space="preserve">Northern </w:t>
      </w:r>
      <w:r w:rsidR="005320F9">
        <w:t>Ireland</w:t>
      </w:r>
      <w:r w:rsidR="00655248">
        <w:t>)</w:t>
      </w:r>
      <w:r w:rsidR="005320F9">
        <w:t>,</w:t>
      </w:r>
      <w:r>
        <w:t xml:space="preserve"> or</w:t>
      </w:r>
      <w:r w:rsidR="00B057B6">
        <w:t xml:space="preserve"> </w:t>
      </w:r>
      <w:r w:rsidR="00655248">
        <w:t>(</w:t>
      </w:r>
      <w:r w:rsidR="00B057B6">
        <w:t>Outside of UK</w:t>
      </w:r>
      <w:r w:rsidR="00655248">
        <w:t>)</w:t>
      </w:r>
      <w:r w:rsidR="006573D2">
        <w:t xml:space="preserve"> </w:t>
      </w:r>
      <w:r w:rsidR="00891201">
        <w:t>e</w:t>
      </w:r>
      <w:r>
        <w:t>nsure</w:t>
      </w:r>
      <w:r w:rsidR="00891201">
        <w:t>s</w:t>
      </w:r>
      <w:r>
        <w:t xml:space="preserve"> </w:t>
      </w:r>
      <w:r w:rsidR="009023CD">
        <w:t>you can correctly assign an</w:t>
      </w:r>
      <w:r w:rsidR="002961A2">
        <w:t xml:space="preserve"> individual </w:t>
      </w:r>
      <w:r w:rsidR="009023CD">
        <w:t xml:space="preserve">when they have </w:t>
      </w:r>
      <w:r w:rsidR="002961A2">
        <w:t>moved outside of Wales</w:t>
      </w:r>
      <w:r w:rsidR="00891201">
        <w:t xml:space="preserve"> and remove the records from your local authority view</w:t>
      </w:r>
      <w:r w:rsidR="5D83A9D3">
        <w:t>. However,</w:t>
      </w:r>
      <w:r w:rsidR="00891201">
        <w:t xml:space="preserve"> it will </w:t>
      </w:r>
      <w:r w:rsidRPr="67D518D4" w:rsidR="00891201">
        <w:rPr>
          <w:u w:val="single"/>
        </w:rPr>
        <w:t>not</w:t>
      </w:r>
      <w:r w:rsidR="009023CD">
        <w:t xml:space="preserve"> </w:t>
      </w:r>
      <w:r w:rsidR="00B90BB6">
        <w:t>transfer records out of the data platform</w:t>
      </w:r>
      <w:r w:rsidR="00F23F3A">
        <w:t xml:space="preserve"> to cross border systems</w:t>
      </w:r>
      <w:r w:rsidRPr="0024703F" w:rsidR="00F23F3A">
        <w:t>.</w:t>
      </w:r>
      <w:r w:rsidRPr="0024703F" w:rsidR="00447F11">
        <w:t xml:space="preserve">  Updating cross border systems such as Jira </w:t>
      </w:r>
      <w:r w:rsidRPr="0024703F" w:rsidR="0024703F">
        <w:t>will need to be completed separately.</w:t>
      </w:r>
    </w:p>
    <w:p w:rsidR="0009053D" w:rsidP="009E740D" w:rsidRDefault="006F5F01" w14:paraId="3A2FEB17" w14:textId="00AC2696">
      <w:pPr>
        <w:pStyle w:val="Heading3"/>
      </w:pPr>
      <w:bookmarkStart w:name="_Toc910347566" w:id="1326591900"/>
      <w:r>
        <w:br/>
      </w:r>
      <w:r w:rsidR="20940B92">
        <w:rPr/>
        <w:t>If the person is moving into Wales</w:t>
      </w:r>
      <w:bookmarkEnd w:id="1326591900"/>
    </w:p>
    <w:p w:rsidR="007F7E32" w:rsidP="009816DD" w:rsidRDefault="009816DD" w14:paraId="3B70A7C7" w14:textId="77777777">
      <w:r w:rsidRPr="005F0220">
        <w:t>Where</w:t>
      </w:r>
      <w:r w:rsidR="00F10FAB">
        <w:t xml:space="preserve"> a local authority is notified of a re-match request to their are</w:t>
      </w:r>
      <w:r w:rsidR="00651C10">
        <w:t>a</w:t>
      </w:r>
      <w:r w:rsidR="001708FF">
        <w:t xml:space="preserve"> from outside of Wales </w:t>
      </w:r>
      <w:r w:rsidR="007F7E32">
        <w:t>you will need to do the following:</w:t>
      </w:r>
    </w:p>
    <w:p w:rsidR="007B2ACB" w:rsidRDefault="007B2ACB" w14:paraId="0BC1164C" w14:textId="012000A4">
      <w:pPr>
        <w:pStyle w:val="ListParagraph"/>
        <w:numPr>
          <w:ilvl w:val="0"/>
          <w:numId w:val="66"/>
        </w:numPr>
      </w:pPr>
      <w:r>
        <w:lastRenderedPageBreak/>
        <w:t xml:space="preserve">Update the UK Government </w:t>
      </w:r>
      <w:hyperlink w:history="1" r:id="rId73">
        <w:r w:rsidRPr="000D56F0" w:rsidR="00EB3031">
          <w:rPr>
            <w:rStyle w:val="Hyperlink"/>
          </w:rPr>
          <w:t>Jira System</w:t>
        </w:r>
      </w:hyperlink>
      <w:r>
        <w:t xml:space="preserve"> to notify UK Gov of the re-match (unless the original LA </w:t>
      </w:r>
      <w:r w:rsidR="00C7428D">
        <w:t>has completed this process)</w:t>
      </w:r>
      <w:r w:rsidRPr="005F0220">
        <w:t xml:space="preserve"> </w:t>
      </w:r>
      <w:r w:rsidR="00EB3031">
        <w:t>which will prom</w:t>
      </w:r>
      <w:r w:rsidR="00CB7502">
        <w:t>pt</w:t>
      </w:r>
      <w:r w:rsidR="00EB3031">
        <w:t xml:space="preserve"> UK Gov to send the files across to WG.</w:t>
      </w:r>
    </w:p>
    <w:p w:rsidR="009816DD" w:rsidRDefault="00C7428D" w14:paraId="530F2770" w14:textId="419309A5">
      <w:pPr>
        <w:pStyle w:val="ListParagraph"/>
        <w:numPr>
          <w:ilvl w:val="0"/>
          <w:numId w:val="66"/>
        </w:numPr>
      </w:pPr>
      <w:r>
        <w:t>N</w:t>
      </w:r>
      <w:r w:rsidRPr="005F0220" w:rsidR="009816DD">
        <w:t xml:space="preserve">otify Welsh Government via </w:t>
      </w:r>
      <w:hyperlink w:history="1" r:id="rId74">
        <w:r w:rsidRPr="00204DC0" w:rsidR="00204DC0">
          <w:rPr>
            <w:rStyle w:val="Hyperlink"/>
          </w:rPr>
          <w:t>UkraineResponseQueries@gov.wales</w:t>
        </w:r>
      </w:hyperlink>
      <w:r w:rsidR="00A652D5">
        <w:t xml:space="preserve"> </w:t>
      </w:r>
      <w:r w:rsidRPr="005F0220" w:rsidR="009816DD">
        <w:t xml:space="preserve">to </w:t>
      </w:r>
      <w:r>
        <w:t>confirm whether</w:t>
      </w:r>
      <w:r w:rsidRPr="005F0220" w:rsidR="009816DD">
        <w:t xml:space="preserve"> request </w:t>
      </w:r>
      <w:r w:rsidR="00AF0D19">
        <w:t>has been</w:t>
      </w:r>
      <w:r w:rsidRPr="005F0220" w:rsidR="009816DD">
        <w:t xml:space="preserve"> granted or denied.</w:t>
      </w:r>
    </w:p>
    <w:p w:rsidR="00C7428D" w:rsidRDefault="00C7428D" w14:paraId="7D018A67" w14:textId="06A376F9">
      <w:pPr>
        <w:pStyle w:val="ListParagraph"/>
        <w:numPr>
          <w:ilvl w:val="0"/>
          <w:numId w:val="66"/>
        </w:numPr>
      </w:pPr>
      <w:r>
        <w:t>Within the data platform, you will need to:</w:t>
      </w:r>
    </w:p>
    <w:p w:rsidR="00006EED" w:rsidRDefault="00F5265C" w14:paraId="25993657" w14:textId="2CB44CD4">
      <w:pPr>
        <w:pStyle w:val="ListParagraph"/>
        <w:numPr>
          <w:ilvl w:val="1"/>
          <w:numId w:val="65"/>
        </w:numPr>
      </w:pPr>
      <w:r>
        <w:t xml:space="preserve">Ensure the </w:t>
      </w:r>
      <w:hyperlink w:history="1" w:anchor="_Using_Case_Notes">
        <w:r w:rsidRPr="007D45F3">
          <w:rPr>
            <w:rStyle w:val="Hyperlink"/>
          </w:rPr>
          <w:t>case notes</w:t>
        </w:r>
      </w:hyperlink>
      <w:r>
        <w:t xml:space="preserve"> record the transfer</w:t>
      </w:r>
      <w:r w:rsidR="0044647E">
        <w:t xml:space="preserve"> has been agreed</w:t>
      </w:r>
    </w:p>
    <w:p w:rsidR="00006EED" w:rsidRDefault="00FF3BD7" w14:paraId="01C67D7A" w14:textId="320D6B9D">
      <w:pPr>
        <w:pStyle w:val="ListParagraph"/>
        <w:numPr>
          <w:ilvl w:val="1"/>
          <w:numId w:val="64"/>
        </w:numPr>
      </w:pPr>
      <w:hyperlink w:history="1" w:anchor="_Adding_a_New">
        <w:r w:rsidRPr="007D45F3" w:rsidR="00006EED">
          <w:rPr>
            <w:rStyle w:val="Hyperlink"/>
          </w:rPr>
          <w:t>Add a New Host</w:t>
        </w:r>
      </w:hyperlink>
      <w:r w:rsidR="00006EED">
        <w:t xml:space="preserve"> within the Sponsor section of the data platform</w:t>
      </w:r>
    </w:p>
    <w:p w:rsidR="00006EED" w:rsidRDefault="00FF3BD7" w14:paraId="36C86AF1" w14:textId="3BEDF391">
      <w:pPr>
        <w:pStyle w:val="ListParagraph"/>
        <w:numPr>
          <w:ilvl w:val="1"/>
          <w:numId w:val="64"/>
        </w:numPr>
      </w:pPr>
      <w:hyperlink w:history="1" w:anchor="_Adding_Host_Addresses">
        <w:r w:rsidRPr="007D45F3" w:rsidR="00006EED">
          <w:rPr>
            <w:rStyle w:val="Hyperlink"/>
          </w:rPr>
          <w:t>Add the host property address</w:t>
        </w:r>
      </w:hyperlink>
    </w:p>
    <w:p w:rsidR="00006EED" w:rsidRDefault="009C6090" w14:paraId="41BB6D2E" w14:textId="087AB2D8">
      <w:pPr>
        <w:pStyle w:val="ListParagraph"/>
        <w:numPr>
          <w:ilvl w:val="1"/>
          <w:numId w:val="64"/>
        </w:numPr>
      </w:pPr>
      <w:r>
        <w:t xml:space="preserve">Update the </w:t>
      </w:r>
      <w:hyperlink w:history="1" w:anchor="_Using_Case_Notes">
        <w:r w:rsidRPr="00410A8E" w:rsidR="00006EED">
          <w:rPr>
            <w:rStyle w:val="Hyperlink"/>
          </w:rPr>
          <w:t>Case Notes and Check boxes</w:t>
        </w:r>
      </w:hyperlink>
      <w:r w:rsidR="00006EED">
        <w:t xml:space="preserve"> </w:t>
      </w:r>
      <w:r>
        <w:t xml:space="preserve">to </w:t>
      </w:r>
      <w:r w:rsidR="00006EED">
        <w:t xml:space="preserve">record </w:t>
      </w:r>
      <w:r w:rsidR="00B27AA9">
        <w:t>non sensitive info regarding outcomes of checks</w:t>
      </w:r>
      <w:r w:rsidR="003826B9">
        <w:t xml:space="preserve"> and any other information</w:t>
      </w:r>
      <w:r>
        <w:t xml:space="preserve"> necessary</w:t>
      </w:r>
      <w:r w:rsidR="003826B9">
        <w:t>.</w:t>
      </w:r>
    </w:p>
    <w:p w:rsidRPr="005735AA" w:rsidR="00006EED" w:rsidRDefault="00EB3031" w14:paraId="4E584F15" w14:textId="78BFE128">
      <w:pPr>
        <w:pStyle w:val="ListParagraph"/>
        <w:numPr>
          <w:ilvl w:val="1"/>
          <w:numId w:val="64"/>
        </w:numPr>
      </w:pPr>
      <w:r>
        <w:t>Once the</w:t>
      </w:r>
      <w:r w:rsidR="00F875CC">
        <w:t xml:space="preserve"> </w:t>
      </w:r>
      <w:r w:rsidR="00CB7502">
        <w:t>UK Gov</w:t>
      </w:r>
      <w:r w:rsidR="00FA5725">
        <w:t xml:space="preserve"> transfer the records across to Welsh </w:t>
      </w:r>
      <w:r w:rsidR="00E5249F">
        <w:t>Government,</w:t>
      </w:r>
      <w:r w:rsidR="00FA5725">
        <w:t xml:space="preserve"> they will be uploaded into the Ukraine Data Platform.  Once they are visi</w:t>
      </w:r>
      <w:r w:rsidR="00712FB0">
        <w:t xml:space="preserve">ble, you will need to </w:t>
      </w:r>
      <w:hyperlink w:history="1" w:anchor="_Create_a_Household">
        <w:r w:rsidRPr="000B2F6F" w:rsidR="000B2F6F">
          <w:rPr>
            <w:rStyle w:val="Hyperlink"/>
          </w:rPr>
          <w:t>c</w:t>
        </w:r>
        <w:r w:rsidRPr="000B2F6F" w:rsidR="00006EED">
          <w:rPr>
            <w:rStyle w:val="Hyperlink"/>
          </w:rPr>
          <w:t>reate a new household placement tracking record</w:t>
        </w:r>
      </w:hyperlink>
      <w:r w:rsidR="00006EED">
        <w:t>, linking the host to the applicant within the Host Sponsor field in the placement tracking form.</w:t>
      </w:r>
    </w:p>
    <w:p w:rsidRPr="00AE5C1F" w:rsidR="00F5265C" w:rsidP="2A5EC7DA" w:rsidRDefault="00675CCD" w14:paraId="2B8F9A6A" w14:textId="75B3A613">
      <w:pPr>
        <w:pStyle w:val="Heading1"/>
        <w:spacing w:after="200"/>
        <w:rPr>
          <w:highlight w:val="yellow"/>
        </w:rPr>
      </w:pPr>
      <w:bookmarkStart w:name="_Toc888178331" w:id="500353229"/>
      <w:r>
        <w:br/>
      </w:r>
      <w:r w:rsidRPr="6940F363" w:rsidR="5A0E0465">
        <w:rPr>
          <w:highlight w:val="yellow"/>
        </w:rPr>
        <w:t>Repatriation</w:t>
      </w:r>
      <w:bookmarkEnd w:id="500353229"/>
    </w:p>
    <w:p w:rsidRPr="00AE5C1F" w:rsidR="006B60D8" w:rsidP="5DD2F5E6" w:rsidRDefault="618046DE" w14:paraId="077A8177" w14:textId="4B80CCD2">
      <w:pPr>
        <w:rPr>
          <w:highlight w:val="yellow"/>
        </w:rPr>
      </w:pPr>
      <w:r w:rsidRPr="71D018AC" w:rsidR="618046DE">
        <w:rPr>
          <w:highlight w:val="yellow"/>
        </w:rPr>
        <w:t>There will be times whe</w:t>
      </w:r>
      <w:r w:rsidRPr="71D018AC" w:rsidR="663A88E1">
        <w:rPr>
          <w:highlight w:val="yellow"/>
        </w:rPr>
        <w:t>n</w:t>
      </w:r>
      <w:r w:rsidRPr="71D018AC" w:rsidR="618046DE">
        <w:rPr>
          <w:highlight w:val="yellow"/>
        </w:rPr>
        <w:t xml:space="preserve"> a Ukrainian </w:t>
      </w:r>
      <w:r w:rsidRPr="71D018AC" w:rsidR="1C3FA3D6">
        <w:rPr>
          <w:highlight w:val="yellow"/>
        </w:rPr>
        <w:t xml:space="preserve">household </w:t>
      </w:r>
      <w:r w:rsidRPr="71D018AC" w:rsidR="71FF5165">
        <w:rPr>
          <w:highlight w:val="yellow"/>
        </w:rPr>
        <w:t xml:space="preserve">chooses to </w:t>
      </w:r>
      <w:r w:rsidRPr="71D018AC" w:rsidR="618046DE">
        <w:rPr>
          <w:highlight w:val="yellow"/>
        </w:rPr>
        <w:t>return to</w:t>
      </w:r>
      <w:r w:rsidRPr="71D018AC" w:rsidR="34FFF106">
        <w:rPr>
          <w:highlight w:val="yellow"/>
        </w:rPr>
        <w:t xml:space="preserve"> the </w:t>
      </w:r>
      <w:r w:rsidRPr="71D018AC" w:rsidR="618046DE">
        <w:rPr>
          <w:highlight w:val="yellow"/>
        </w:rPr>
        <w:t>Ukraine</w:t>
      </w:r>
      <w:r w:rsidRPr="71D018AC" w:rsidR="33619C92">
        <w:rPr>
          <w:highlight w:val="yellow"/>
        </w:rPr>
        <w:t xml:space="preserve"> to live or visit for an extended period</w:t>
      </w:r>
      <w:r w:rsidRPr="71D018AC" w:rsidR="618046DE">
        <w:rPr>
          <w:highlight w:val="yellow"/>
        </w:rPr>
        <w:t>.</w:t>
      </w:r>
      <w:r w:rsidRPr="71D018AC" w:rsidR="538AF7D7">
        <w:rPr>
          <w:highlight w:val="yellow"/>
        </w:rPr>
        <w:t xml:space="preserve"> Whe</w:t>
      </w:r>
      <w:r w:rsidRPr="71D018AC" w:rsidR="0F79A76C">
        <w:rPr>
          <w:highlight w:val="yellow"/>
        </w:rPr>
        <w:t>n</w:t>
      </w:r>
      <w:r w:rsidRPr="71D018AC" w:rsidR="538AF7D7">
        <w:rPr>
          <w:highlight w:val="yellow"/>
        </w:rPr>
        <w:t xml:space="preserve"> a household leave</w:t>
      </w:r>
      <w:r w:rsidRPr="71D018AC" w:rsidR="6E4C4CAB">
        <w:rPr>
          <w:highlight w:val="yellow"/>
        </w:rPr>
        <w:t>s</w:t>
      </w:r>
      <w:r w:rsidRPr="71D018AC" w:rsidR="538AF7D7">
        <w:rPr>
          <w:highlight w:val="yellow"/>
        </w:rPr>
        <w:t xml:space="preserve"> their </w:t>
      </w:r>
      <w:r w:rsidRPr="71D018AC" w:rsidR="521E2BA3">
        <w:rPr>
          <w:highlight w:val="yellow"/>
        </w:rPr>
        <w:t>accommodation</w:t>
      </w:r>
      <w:r w:rsidRPr="71D018AC" w:rsidR="538AF7D7">
        <w:rPr>
          <w:highlight w:val="yellow"/>
        </w:rPr>
        <w:t xml:space="preserve"> for more than 2 weeks, local authorities </w:t>
      </w:r>
      <w:r w:rsidRPr="71D018AC" w:rsidR="0EB3422F">
        <w:rPr>
          <w:highlight w:val="yellow"/>
        </w:rPr>
        <w:t>can</w:t>
      </w:r>
      <w:r w:rsidRPr="71D018AC" w:rsidR="538AF7D7">
        <w:rPr>
          <w:highlight w:val="yellow"/>
        </w:rPr>
        <w:t xml:space="preserve"> reallocate their </w:t>
      </w:r>
      <w:r w:rsidRPr="71D018AC" w:rsidR="270884B5">
        <w:rPr>
          <w:highlight w:val="yellow"/>
        </w:rPr>
        <w:t>accommodation to another family in need</w:t>
      </w:r>
      <w:r w:rsidRPr="71D018AC" w:rsidR="538AF7D7">
        <w:rPr>
          <w:highlight w:val="yellow"/>
        </w:rPr>
        <w:t>.</w:t>
      </w:r>
      <w:r w:rsidRPr="71D018AC" w:rsidR="5400F0DF">
        <w:rPr>
          <w:highlight w:val="yellow"/>
        </w:rPr>
        <w:t xml:space="preserve">  </w:t>
      </w:r>
      <w:r w:rsidRPr="71D018AC" w:rsidR="63845344">
        <w:rPr>
          <w:highlight w:val="yellow"/>
        </w:rPr>
        <w:t xml:space="preserve">Due to the volatile nature within Ukraine, families that had repatriated </w:t>
      </w:r>
      <w:r w:rsidRPr="71D018AC" w:rsidR="716134B7">
        <w:rPr>
          <w:highlight w:val="yellow"/>
        </w:rPr>
        <w:t xml:space="preserve">without plans to come back </w:t>
      </w:r>
      <w:r w:rsidRPr="71D018AC" w:rsidR="63845344">
        <w:rPr>
          <w:highlight w:val="yellow"/>
        </w:rPr>
        <w:t>may then choose to return</w:t>
      </w:r>
      <w:r w:rsidRPr="71D018AC" w:rsidR="0D057414">
        <w:rPr>
          <w:highlight w:val="yellow"/>
        </w:rPr>
        <w:t xml:space="preserve"> to Wales</w:t>
      </w:r>
      <w:r w:rsidRPr="71D018AC" w:rsidR="63845344">
        <w:rPr>
          <w:highlight w:val="yellow"/>
        </w:rPr>
        <w:t xml:space="preserve">.  </w:t>
      </w:r>
    </w:p>
    <w:p w:rsidRPr="00AE5C1F" w:rsidR="006B60D8" w:rsidP="5DD2F5E6" w:rsidRDefault="1DEBC955" w14:paraId="1EF6C22B" w14:textId="4D567151">
      <w:pPr>
        <w:rPr>
          <w:highlight w:val="yellow"/>
        </w:rPr>
      </w:pPr>
      <w:r w:rsidRPr="5DD2F5E6">
        <w:rPr>
          <w:highlight w:val="yellow"/>
        </w:rPr>
        <w:t xml:space="preserve">Ideally a family will inform you of their decision in advance, </w:t>
      </w:r>
      <w:r w:rsidRPr="5DD2F5E6" w:rsidR="2C584A8E">
        <w:rPr>
          <w:highlight w:val="yellow"/>
        </w:rPr>
        <w:t xml:space="preserve">but </w:t>
      </w:r>
      <w:r w:rsidRPr="5DD2F5E6" w:rsidR="441556F3">
        <w:rPr>
          <w:highlight w:val="yellow"/>
        </w:rPr>
        <w:t xml:space="preserve">you may not know this has happened </w:t>
      </w:r>
      <w:r w:rsidRPr="5DD2F5E6" w:rsidR="22200A12">
        <w:rPr>
          <w:highlight w:val="yellow"/>
        </w:rPr>
        <w:t xml:space="preserve">until </w:t>
      </w:r>
      <w:r w:rsidRPr="5DD2F5E6" w:rsidR="441556F3">
        <w:rPr>
          <w:highlight w:val="yellow"/>
        </w:rPr>
        <w:t xml:space="preserve">they </w:t>
      </w:r>
      <w:r w:rsidRPr="5DD2F5E6" w:rsidR="6CE608B4">
        <w:rPr>
          <w:highlight w:val="yellow"/>
        </w:rPr>
        <w:t xml:space="preserve">return, seeking </w:t>
      </w:r>
      <w:r w:rsidRPr="5DD2F5E6" w:rsidR="7532B068">
        <w:rPr>
          <w:highlight w:val="yellow"/>
        </w:rPr>
        <w:t>accommodation</w:t>
      </w:r>
      <w:r w:rsidRPr="5DD2F5E6" w:rsidR="6CE608B4">
        <w:rPr>
          <w:highlight w:val="yellow"/>
        </w:rPr>
        <w:t xml:space="preserve">.  </w:t>
      </w:r>
    </w:p>
    <w:p w:rsidRPr="00AE5C1F" w:rsidR="006B60D8" w:rsidP="2A5EC7DA" w:rsidRDefault="006B60D8" w14:paraId="18AED8E6" w14:textId="0D211113">
      <w:pPr>
        <w:rPr>
          <w:highlight w:val="yellow"/>
        </w:rPr>
      </w:pPr>
      <w:r w:rsidRPr="00AE5C1F">
        <w:rPr>
          <w:highlight w:val="yellow"/>
        </w:rPr>
        <w:t>It is important that placement tracking records show the individual has left the UK and returned for funding purposes</w:t>
      </w:r>
      <w:r w:rsidRPr="5DD2F5E6" w:rsidR="5BCB0A9F">
        <w:rPr>
          <w:highlight w:val="yellow"/>
        </w:rPr>
        <w:t xml:space="preserve"> and you may therefore need to complete these retrospectively.</w:t>
      </w:r>
    </w:p>
    <w:p w:rsidRPr="0062241B" w:rsidR="0062241B" w:rsidP="0062241B" w:rsidRDefault="42762689" w14:paraId="11349B73" w14:textId="77777777">
      <w:pPr>
        <w:pStyle w:val="Heading2"/>
      </w:pPr>
      <w:bookmarkStart w:name="_Toc962590497" w:id="1733176199"/>
      <w:r w:rsidR="42762689">
        <w:rPr/>
        <w:t>When a person is leaving</w:t>
      </w:r>
      <w:r w:rsidR="15609274">
        <w:rPr/>
        <w:t xml:space="preserve"> for repatriation</w:t>
      </w:r>
      <w:bookmarkEnd w:id="1733176199"/>
    </w:p>
    <w:p w:rsidRPr="00AE5C1F" w:rsidR="006B60D8" w:rsidP="2A5EC7DA" w:rsidRDefault="0030193C" w14:paraId="0B3DEE00" w14:textId="6C86FA13">
      <w:pPr>
        <w:rPr>
          <w:highlight w:val="yellow"/>
        </w:rPr>
      </w:pPr>
      <w:r w:rsidRPr="00AE5C1F">
        <w:rPr>
          <w:highlight w:val="yellow"/>
        </w:rPr>
        <w:t xml:space="preserve">When </w:t>
      </w:r>
      <w:r w:rsidRPr="5DD2F5E6" w:rsidR="12A5D611">
        <w:rPr>
          <w:highlight w:val="yellow"/>
        </w:rPr>
        <w:t>a</w:t>
      </w:r>
      <w:r w:rsidRPr="00AE5C1F">
        <w:rPr>
          <w:highlight w:val="yellow"/>
        </w:rPr>
        <w:t xml:space="preserve"> household</w:t>
      </w:r>
      <w:r w:rsidRPr="00AE5C1F" w:rsidR="00B34C08">
        <w:rPr>
          <w:highlight w:val="yellow"/>
        </w:rPr>
        <w:t xml:space="preserve"> (either individual or group) </w:t>
      </w:r>
      <w:r w:rsidRPr="5DD2F5E6" w:rsidR="2F7B86D2">
        <w:rPr>
          <w:highlight w:val="yellow"/>
        </w:rPr>
        <w:t>repat</w:t>
      </w:r>
      <w:r w:rsidRPr="5DD2F5E6" w:rsidR="22F18B44">
        <w:rPr>
          <w:highlight w:val="yellow"/>
        </w:rPr>
        <w:t>riate</w:t>
      </w:r>
      <w:r w:rsidRPr="00AE5C1F" w:rsidR="00843307">
        <w:rPr>
          <w:highlight w:val="yellow"/>
        </w:rPr>
        <w:t xml:space="preserve"> </w:t>
      </w:r>
      <w:r w:rsidRPr="00AE5C1F" w:rsidR="008003CA">
        <w:rPr>
          <w:highlight w:val="yellow"/>
        </w:rPr>
        <w:t>you will need to</w:t>
      </w:r>
      <w:r w:rsidRPr="00AE5C1F" w:rsidR="00633CBC">
        <w:rPr>
          <w:highlight w:val="yellow"/>
        </w:rPr>
        <w:t>:</w:t>
      </w:r>
    </w:p>
    <w:p w:rsidRPr="00AE5C1F" w:rsidR="00CD1745" w:rsidRDefault="487CDFD6" w14:paraId="32D10D54" w14:textId="6EF58019">
      <w:pPr>
        <w:pStyle w:val="ListParagraph"/>
        <w:numPr>
          <w:ilvl w:val="0"/>
          <w:numId w:val="83"/>
        </w:numPr>
        <w:rPr>
          <w:highlight w:val="yellow"/>
        </w:rPr>
      </w:pPr>
      <w:r w:rsidRPr="1ACB620F">
        <w:rPr>
          <w:highlight w:val="yellow"/>
        </w:rPr>
        <w:t>Confirm with the household group that they are retur</w:t>
      </w:r>
      <w:r w:rsidRPr="1ACB620F" w:rsidR="2D42EE07">
        <w:rPr>
          <w:highlight w:val="yellow"/>
        </w:rPr>
        <w:t>ning to the Ukraine.</w:t>
      </w:r>
      <w:r w:rsidR="0069692B">
        <w:br/>
      </w:r>
    </w:p>
    <w:p w:rsidRPr="00AE5C1F" w:rsidR="00CD1745" w:rsidRDefault="71460558" w14:paraId="68194B53" w14:textId="347116FC">
      <w:pPr>
        <w:pStyle w:val="ListParagraph"/>
        <w:numPr>
          <w:ilvl w:val="0"/>
          <w:numId w:val="83"/>
        </w:numPr>
        <w:rPr>
          <w:highlight w:val="yellow"/>
        </w:rPr>
      </w:pPr>
      <w:r w:rsidRPr="1ACB620F">
        <w:rPr>
          <w:highlight w:val="yellow"/>
        </w:rPr>
        <w:t>Once they have left, u</w:t>
      </w:r>
      <w:r w:rsidRPr="1ACB620F" w:rsidR="0DA3EC91">
        <w:rPr>
          <w:highlight w:val="yellow"/>
        </w:rPr>
        <w:t>pdate their status to</w:t>
      </w:r>
    </w:p>
    <w:p w:rsidRPr="00AE5C1F" w:rsidR="00CD1745" w:rsidRDefault="4A48E87A" w14:paraId="2FB7B1BE" w14:textId="33B3CAA0">
      <w:pPr>
        <w:pStyle w:val="ListParagraph"/>
        <w:numPr>
          <w:ilvl w:val="1"/>
          <w:numId w:val="83"/>
        </w:numPr>
        <w:rPr>
          <w:highlight w:val="yellow"/>
        </w:rPr>
      </w:pPr>
      <w:r w:rsidRPr="1ACB620F">
        <w:rPr>
          <w:highlight w:val="yellow"/>
        </w:rPr>
        <w:t xml:space="preserve">SS10 Move On </w:t>
      </w:r>
      <w:r w:rsidRPr="1ACB620F" w:rsidR="1B3A992A">
        <w:rPr>
          <w:highlight w:val="yellow"/>
        </w:rPr>
        <w:t>for Super Sponsor</w:t>
      </w:r>
      <w:r w:rsidRPr="1ACB620F" w:rsidR="32A12027">
        <w:rPr>
          <w:highlight w:val="yellow"/>
        </w:rPr>
        <w:t xml:space="preserve"> Scheme</w:t>
      </w:r>
      <w:r w:rsidRPr="1ACB620F" w:rsidR="1B3A992A">
        <w:rPr>
          <w:highlight w:val="yellow"/>
        </w:rPr>
        <w:t xml:space="preserve"> </w:t>
      </w:r>
    </w:p>
    <w:p w:rsidRPr="00AE5C1F" w:rsidR="00875C95" w:rsidRDefault="1B3A992A" w14:paraId="79BA1684" w14:textId="30A89DB2">
      <w:pPr>
        <w:pStyle w:val="ListParagraph"/>
        <w:numPr>
          <w:ilvl w:val="1"/>
          <w:numId w:val="83"/>
        </w:numPr>
        <w:rPr>
          <w:highlight w:val="yellow"/>
        </w:rPr>
      </w:pPr>
      <w:commentRangeStart w:id="93"/>
      <w:r w:rsidRPr="71D018AC" w:rsidR="4EE11BBC">
        <w:rPr>
          <w:highlight w:val="yellow"/>
        </w:rPr>
        <w:t>IS05 Move On</w:t>
      </w:r>
      <w:r w:rsidRPr="71D018AC" w:rsidR="1B3A992A">
        <w:rPr>
          <w:highlight w:val="yellow"/>
        </w:rPr>
        <w:t xml:space="preserve"> for Individual Sponsor </w:t>
      </w:r>
      <w:r w:rsidRPr="71D018AC" w:rsidR="362A59F7">
        <w:rPr>
          <w:highlight w:val="yellow"/>
        </w:rPr>
        <w:t>Scheme</w:t>
      </w:r>
      <w:r w:rsidRPr="71D018AC" w:rsidR="1B3A992A">
        <w:rPr>
          <w:highlight w:val="yellow"/>
        </w:rPr>
        <w:t xml:space="preserve">.  </w:t>
      </w:r>
      <w:commentRangeEnd w:id="93"/>
      <w:r>
        <w:rPr>
          <w:rStyle w:val="CommentReference"/>
        </w:rPr>
        <w:commentReference w:id="93"/>
      </w:r>
    </w:p>
    <w:p w:rsidRPr="00AE5C1F" w:rsidR="002401FC" w:rsidRDefault="567C6C0A" w14:paraId="3F9461F6" w14:textId="72FEBD03">
      <w:pPr>
        <w:pStyle w:val="ListParagraph"/>
        <w:numPr>
          <w:ilvl w:val="1"/>
          <w:numId w:val="83"/>
        </w:numPr>
        <w:rPr>
          <w:highlight w:val="yellow"/>
        </w:rPr>
      </w:pPr>
      <w:r w:rsidRPr="1ACB620F">
        <w:rPr>
          <w:highlight w:val="yellow"/>
        </w:rPr>
        <w:t>Status reason for either scheme can be set to ‘Repatriation’.</w:t>
      </w:r>
      <w:r w:rsidR="00CD1745">
        <w:br/>
      </w:r>
    </w:p>
    <w:p w:rsidRPr="00AE5C1F" w:rsidR="0069692B" w:rsidRDefault="1ADC62DA" w14:paraId="704FDDCE" w14:textId="31A60E0F">
      <w:pPr>
        <w:pStyle w:val="ListParagraph"/>
        <w:numPr>
          <w:ilvl w:val="0"/>
          <w:numId w:val="83"/>
        </w:numPr>
        <w:rPr>
          <w:highlight w:val="yellow"/>
        </w:rPr>
      </w:pPr>
      <w:r w:rsidRPr="1ACB620F">
        <w:rPr>
          <w:highlight w:val="yellow"/>
        </w:rPr>
        <w:lastRenderedPageBreak/>
        <w:t>End the</w:t>
      </w:r>
      <w:r w:rsidRPr="1ACB620F" w:rsidR="624362B4">
        <w:rPr>
          <w:highlight w:val="yellow"/>
        </w:rPr>
        <w:t xml:space="preserve">ir current </w:t>
      </w:r>
      <w:r w:rsidRPr="1ACB620F">
        <w:rPr>
          <w:highlight w:val="yellow"/>
        </w:rPr>
        <w:t>placement record</w:t>
      </w:r>
      <w:r w:rsidRPr="1ACB620F" w:rsidR="624362B4">
        <w:rPr>
          <w:highlight w:val="yellow"/>
        </w:rPr>
        <w:t xml:space="preserve">. Depending on the scheme they arrived under, this could be a placement record for a host or welcome centre. </w:t>
      </w:r>
      <w:r w:rsidR="002E4F96">
        <w:br/>
      </w:r>
    </w:p>
    <w:p w:rsidRPr="00AE5C1F" w:rsidR="002A3112" w:rsidRDefault="0DA3EC91" w14:paraId="0031EA58" w14:textId="77777777">
      <w:pPr>
        <w:pStyle w:val="ListParagraph"/>
        <w:numPr>
          <w:ilvl w:val="0"/>
          <w:numId w:val="83"/>
        </w:numPr>
        <w:rPr>
          <w:highlight w:val="yellow"/>
        </w:rPr>
      </w:pPr>
      <w:r w:rsidRPr="1ACB620F">
        <w:rPr>
          <w:highlight w:val="yellow"/>
        </w:rPr>
        <w:t xml:space="preserve">Create a new placement </w:t>
      </w:r>
      <w:r w:rsidRPr="1ACB620F" w:rsidR="7A1C8538">
        <w:rPr>
          <w:highlight w:val="yellow"/>
        </w:rPr>
        <w:t>tracking record</w:t>
      </w:r>
      <w:r w:rsidRPr="1ACB620F" w:rsidR="6ECAE0FA">
        <w:rPr>
          <w:highlight w:val="yellow"/>
        </w:rPr>
        <w:t xml:space="preserve"> </w:t>
      </w:r>
      <w:r w:rsidRPr="1ACB620F" w:rsidR="5704F62E">
        <w:rPr>
          <w:highlight w:val="yellow"/>
        </w:rPr>
        <w:t>including:</w:t>
      </w:r>
    </w:p>
    <w:p w:rsidRPr="00AE5C1F" w:rsidR="00252E6E" w:rsidRDefault="69ABF9B5" w14:paraId="0586AFF1" w14:textId="12E1A549">
      <w:pPr>
        <w:pStyle w:val="ListParagraph"/>
        <w:numPr>
          <w:ilvl w:val="1"/>
          <w:numId w:val="83"/>
        </w:numPr>
        <w:rPr>
          <w:highlight w:val="yellow"/>
        </w:rPr>
      </w:pPr>
      <w:r w:rsidRPr="1ACB620F">
        <w:rPr>
          <w:highlight w:val="yellow"/>
        </w:rPr>
        <w:t>Placement Type – Repatriation</w:t>
      </w:r>
    </w:p>
    <w:p w:rsidRPr="00AE5C1F" w:rsidR="00CB4640" w:rsidRDefault="55146912" w14:paraId="42B2B6E5" w14:textId="1D4ACA95">
      <w:pPr>
        <w:pStyle w:val="ListParagraph"/>
        <w:numPr>
          <w:ilvl w:val="1"/>
          <w:numId w:val="83"/>
        </w:numPr>
        <w:rPr>
          <w:highlight w:val="yellow"/>
        </w:rPr>
      </w:pPr>
      <w:r w:rsidRPr="1ACB620F">
        <w:rPr>
          <w:highlight w:val="yellow"/>
        </w:rPr>
        <w:t>Address – if you know the country they have returned to, you can add it here</w:t>
      </w:r>
    </w:p>
    <w:p w:rsidRPr="00AE5C1F" w:rsidR="002E4F96" w:rsidRDefault="1CCE309B" w14:paraId="36FEFE4C" w14:textId="16383731">
      <w:pPr>
        <w:pStyle w:val="ListParagraph"/>
        <w:numPr>
          <w:ilvl w:val="1"/>
          <w:numId w:val="83"/>
        </w:numPr>
        <w:rPr>
          <w:highlight w:val="yellow"/>
        </w:rPr>
      </w:pPr>
      <w:r w:rsidRPr="1ACB620F">
        <w:rPr>
          <w:highlight w:val="yellow"/>
        </w:rPr>
        <w:t xml:space="preserve">Local </w:t>
      </w:r>
      <w:r w:rsidRPr="1ACB620F" w:rsidR="42E6E81C">
        <w:rPr>
          <w:highlight w:val="yellow"/>
        </w:rPr>
        <w:t>Authority</w:t>
      </w:r>
      <w:r w:rsidRPr="1ACB620F" w:rsidR="2396CD34">
        <w:rPr>
          <w:highlight w:val="yellow"/>
        </w:rPr>
        <w:t xml:space="preserve"> - </w:t>
      </w:r>
      <w:r w:rsidRPr="1ACB620F" w:rsidR="42E6E81C">
        <w:rPr>
          <w:highlight w:val="yellow"/>
        </w:rPr>
        <w:t>‘</w:t>
      </w:r>
      <w:r w:rsidRPr="1ACB620F" w:rsidR="55D4E1D2">
        <w:rPr>
          <w:highlight w:val="yellow"/>
        </w:rPr>
        <w:t>Outside of the UK’</w:t>
      </w:r>
    </w:p>
    <w:p w:rsidRPr="00AE5C1F" w:rsidR="00A85C35" w:rsidRDefault="74C10619" w14:paraId="679459E5" w14:textId="6989764D">
      <w:pPr>
        <w:pStyle w:val="ListParagraph"/>
        <w:numPr>
          <w:ilvl w:val="1"/>
          <w:numId w:val="83"/>
        </w:numPr>
        <w:rPr>
          <w:highlight w:val="yellow"/>
        </w:rPr>
      </w:pPr>
      <w:r w:rsidRPr="1ACB620F">
        <w:rPr>
          <w:highlight w:val="yellow"/>
        </w:rPr>
        <w:t>Move on Reason – no need to add anything here.</w:t>
      </w:r>
      <w:r w:rsidR="00A85C35">
        <w:br/>
      </w:r>
    </w:p>
    <w:p w:rsidR="3675C8DB" w:rsidP="1ACB620F" w:rsidRDefault="3675C8DB" w14:paraId="6326B42C" w14:textId="27C17BF4">
      <w:pPr>
        <w:pStyle w:val="ListParagraph"/>
        <w:numPr>
          <w:ilvl w:val="0"/>
          <w:numId w:val="83"/>
        </w:numPr>
        <w:rPr>
          <w:highlight w:val="yellow"/>
        </w:rPr>
      </w:pPr>
      <w:r w:rsidRPr="1ACB620F">
        <w:rPr>
          <w:highlight w:val="yellow"/>
        </w:rPr>
        <w:t>If the person is at a Welcome Centre, e</w:t>
      </w:r>
      <w:r w:rsidRPr="1ACB620F" w:rsidR="7A06B42D">
        <w:rPr>
          <w:highlight w:val="yellow"/>
        </w:rPr>
        <w:t xml:space="preserve">mail the Contact Centre </w:t>
      </w:r>
      <w:r w:rsidRPr="1ACB620F" w:rsidR="25F3F34A">
        <w:rPr>
          <w:highlight w:val="yellow"/>
        </w:rPr>
        <w:t>(</w:t>
      </w:r>
      <w:hyperlink r:id="rId79">
        <w:r w:rsidRPr="1ACB620F" w:rsidR="3455AE33">
          <w:rPr>
            <w:rStyle w:val="Hyperlink"/>
            <w:rFonts w:eastAsia="Times New Roman"/>
            <w:highlight w:val="yellow"/>
          </w:rPr>
          <w:t>wnsadmin@cardiff.gov.uk</w:t>
        </w:r>
      </w:hyperlink>
      <w:r w:rsidRPr="1ACB620F" w:rsidR="25F3F34A">
        <w:rPr>
          <w:rFonts w:eastAsia="Times New Roman"/>
          <w:highlight w:val="yellow"/>
        </w:rPr>
        <w:t>)</w:t>
      </w:r>
      <w:r w:rsidRPr="1ACB620F" w:rsidR="3D6F416C">
        <w:rPr>
          <w:rFonts w:eastAsia="Times New Roman"/>
          <w:highlight w:val="yellow"/>
        </w:rPr>
        <w:t xml:space="preserve"> </w:t>
      </w:r>
      <w:r w:rsidRPr="1ACB620F" w:rsidR="7A06B42D">
        <w:rPr>
          <w:highlight w:val="yellow"/>
        </w:rPr>
        <w:t>with</w:t>
      </w:r>
      <w:r w:rsidRPr="1ACB620F" w:rsidR="5DEFBA6F">
        <w:rPr>
          <w:highlight w:val="yellow"/>
        </w:rPr>
        <w:t xml:space="preserve"> the</w:t>
      </w:r>
      <w:r w:rsidRPr="1ACB620F" w:rsidR="7A06B42D">
        <w:rPr>
          <w:highlight w:val="yellow"/>
        </w:rPr>
        <w:t xml:space="preserve"> FAM/WG reference number </w:t>
      </w:r>
      <w:r w:rsidRPr="1ACB620F">
        <w:rPr>
          <w:highlight w:val="yellow"/>
        </w:rPr>
        <w:t xml:space="preserve">to note that they have left the UK for repatriation </w:t>
      </w:r>
      <w:r w:rsidRPr="1ACB620F" w:rsidR="45CD2733">
        <w:rPr>
          <w:highlight w:val="yellow"/>
        </w:rPr>
        <w:t xml:space="preserve">reasons </w:t>
      </w:r>
      <w:r w:rsidRPr="1ACB620F">
        <w:rPr>
          <w:highlight w:val="yellow"/>
        </w:rPr>
        <w:t>and th</w:t>
      </w:r>
      <w:r w:rsidRPr="1ACB620F" w:rsidR="25F3F34A">
        <w:rPr>
          <w:highlight w:val="yellow"/>
        </w:rPr>
        <w:t>e number of rooms that can be released.</w:t>
      </w:r>
      <w:r>
        <w:br/>
      </w:r>
    </w:p>
    <w:p w:rsidR="6FB69E67" w:rsidP="1ACB620F" w:rsidRDefault="6FB69E67" w14:paraId="46C5448C" w14:textId="17A262B1">
      <w:pPr>
        <w:pStyle w:val="ListParagraph"/>
        <w:numPr>
          <w:ilvl w:val="0"/>
          <w:numId w:val="83"/>
        </w:numPr>
        <w:rPr/>
      </w:pPr>
      <w:r w:rsidRPr="71D018AC" w:rsidR="6FB69E67">
        <w:rPr>
          <w:highlight w:val="yellow"/>
        </w:rPr>
        <w:t>Access the household record via the FAM ID and r</w:t>
      </w:r>
      <w:r w:rsidRPr="71D018AC" w:rsidR="5D1352C0">
        <w:rPr>
          <w:highlight w:val="yellow"/>
        </w:rPr>
        <w:t>emove the Welcome Centre from the Household ID Page.</w:t>
      </w:r>
      <w:r>
        <w:br/>
      </w:r>
      <w:r>
        <w:br/>
      </w:r>
      <w:commentRangeStart w:id="1335724196"/>
      <w:r w:rsidR="2688B99D">
        <w:drawing>
          <wp:inline wp14:editId="49B158DD" wp14:anchorId="3C7B7231">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noChangeAspect="1"/>
            </wp:cNvGraphicFramePr>
            <a:graphic>
              <a:graphicData uri="http://schemas.openxmlformats.org/drawingml/2006/picture">
                <pic:pic>
                  <pic:nvPicPr>
                    <pic:cNvPr id="0" name="Picture 1465424041"/>
                    <pic:cNvPicPr/>
                  </pic:nvPicPr>
                  <pic:blipFill>
                    <a:blip r:embed="R2bb467bcaef144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38698" cy="1068546"/>
                    </a:xfrm>
                    <a:prstGeom prst="rect">
                      <a:avLst/>
                    </a:prstGeom>
                  </pic:spPr>
                </pic:pic>
              </a:graphicData>
            </a:graphic>
          </wp:inline>
        </w:drawing>
      </w:r>
      <w:commentRangeEnd w:id="1335724196"/>
      <w:r>
        <w:rPr>
          <w:rStyle w:val="CommentReference"/>
        </w:rPr>
        <w:commentReference w:id="1335724196"/>
      </w:r>
      <w:r>
        <w:br/>
      </w:r>
    </w:p>
    <w:p w:rsidRPr="00AE5C1F" w:rsidR="00FC4127" w:rsidRDefault="4AA946B0" w14:paraId="523FAD36" w14:textId="11162F0E">
      <w:pPr>
        <w:pStyle w:val="ListParagraph"/>
        <w:numPr>
          <w:ilvl w:val="0"/>
          <w:numId w:val="83"/>
        </w:numPr>
        <w:rPr>
          <w:highlight w:val="yellow"/>
        </w:rPr>
      </w:pPr>
      <w:r w:rsidRPr="1ACB620F">
        <w:rPr>
          <w:highlight w:val="yellow"/>
        </w:rPr>
        <w:t>If the person is with a host, you can remove the links to the host address</w:t>
      </w:r>
      <w:r w:rsidRPr="1ACB620F" w:rsidR="597AF5C3">
        <w:rPr>
          <w:highlight w:val="yellow"/>
        </w:rPr>
        <w:t xml:space="preserve"> and make necessary changes to host record.</w:t>
      </w:r>
    </w:p>
    <w:p w:rsidR="2A5EC7DA" w:rsidP="2A5EC7DA" w:rsidRDefault="2A5EC7DA" w14:paraId="78D250EA" w14:textId="08634E2D"/>
    <w:p w:rsidRPr="00E14827" w:rsidR="00AE5C1F" w:rsidP="0062241B" w:rsidRDefault="370B4E4D" w14:paraId="4E6E6F1D" w14:textId="145466D1">
      <w:pPr>
        <w:pStyle w:val="Heading2"/>
      </w:pPr>
      <w:bookmarkStart w:name="_Toc378400914" w:id="1584276575"/>
      <w:r w:rsidR="370B4E4D">
        <w:rPr/>
        <w:t>If a person returns from repatriation</w:t>
      </w:r>
      <w:bookmarkEnd w:id="1584276575"/>
    </w:p>
    <w:p w:rsidR="0028689C" w:rsidP="2A5EC7DA" w:rsidRDefault="0028689C" w14:paraId="45CFCCDB" w14:textId="1F5F0FED">
      <w:pPr>
        <w:rPr>
          <w:highlight w:val="yellow"/>
        </w:rPr>
      </w:pPr>
      <w:r w:rsidRPr="0018372C">
        <w:rPr>
          <w:highlight w:val="yellow"/>
        </w:rPr>
        <w:t xml:space="preserve">If a household returns from </w:t>
      </w:r>
      <w:r w:rsidRPr="0018372C" w:rsidR="0018372C">
        <w:rPr>
          <w:highlight w:val="yellow"/>
        </w:rPr>
        <w:t>repatriation,</w:t>
      </w:r>
      <w:r w:rsidRPr="0018372C">
        <w:rPr>
          <w:highlight w:val="yellow"/>
        </w:rPr>
        <w:t xml:space="preserve"> </w:t>
      </w:r>
      <w:r w:rsidRPr="0018372C" w:rsidR="00FC2F56">
        <w:rPr>
          <w:highlight w:val="yellow"/>
        </w:rPr>
        <w:t xml:space="preserve">they will need to contact the local authority to say they have returned.  </w:t>
      </w:r>
      <w:r w:rsidR="00FA74D6">
        <w:rPr>
          <w:highlight w:val="yellow"/>
        </w:rPr>
        <w:t xml:space="preserve">They may or may not have returned to their original </w:t>
      </w:r>
      <w:r w:rsidRPr="5DD2F5E6" w:rsidR="20D55806">
        <w:rPr>
          <w:highlight w:val="yellow"/>
        </w:rPr>
        <w:t>l</w:t>
      </w:r>
      <w:r w:rsidRPr="5DD2F5E6" w:rsidR="40709564">
        <w:rPr>
          <w:highlight w:val="yellow"/>
        </w:rPr>
        <w:t xml:space="preserve">ocal </w:t>
      </w:r>
      <w:r w:rsidRPr="5DD2F5E6" w:rsidR="13E1BD2A">
        <w:rPr>
          <w:highlight w:val="yellow"/>
        </w:rPr>
        <w:t>a</w:t>
      </w:r>
      <w:r w:rsidRPr="5DD2F5E6" w:rsidR="40709564">
        <w:rPr>
          <w:highlight w:val="yellow"/>
        </w:rPr>
        <w:t>uthority</w:t>
      </w:r>
      <w:r w:rsidRPr="5DD2F5E6" w:rsidR="27BE7040">
        <w:rPr>
          <w:highlight w:val="yellow"/>
        </w:rPr>
        <w:t xml:space="preserve"> area</w:t>
      </w:r>
      <w:r w:rsidR="00FA74D6">
        <w:rPr>
          <w:highlight w:val="yellow"/>
        </w:rPr>
        <w:t>.</w:t>
      </w:r>
    </w:p>
    <w:p w:rsidRPr="009310D3" w:rsidR="009310D3" w:rsidRDefault="009310D3" w14:paraId="354B4EB7" w14:textId="4DDF801C">
      <w:pPr>
        <w:pStyle w:val="ListParagraph"/>
        <w:numPr>
          <w:ilvl w:val="0"/>
          <w:numId w:val="84"/>
        </w:numPr>
        <w:rPr>
          <w:highlight w:val="yellow"/>
        </w:rPr>
      </w:pPr>
      <w:r>
        <w:rPr>
          <w:highlight w:val="yellow"/>
        </w:rPr>
        <w:t xml:space="preserve">Check your records to see whether the household record is </w:t>
      </w:r>
      <w:r w:rsidR="009332E5">
        <w:rPr>
          <w:highlight w:val="yellow"/>
        </w:rPr>
        <w:t xml:space="preserve">assigned to your local authority.  If </w:t>
      </w:r>
      <w:r w:rsidR="003B28A4">
        <w:rPr>
          <w:highlight w:val="yellow"/>
        </w:rPr>
        <w:t xml:space="preserve">the record isn’t assigned to your local </w:t>
      </w:r>
      <w:r w:rsidR="002474B8">
        <w:rPr>
          <w:highlight w:val="yellow"/>
        </w:rPr>
        <w:t>authority, use</w:t>
      </w:r>
      <w:r w:rsidR="00350076">
        <w:rPr>
          <w:highlight w:val="yellow"/>
        </w:rPr>
        <w:t xml:space="preserve"> the ‘</w:t>
      </w:r>
      <w:hyperlink w:anchor="_Searching_for_a">
        <w:r w:rsidRPr="5DD2F5E6" w:rsidR="7E59C09D">
          <w:rPr>
            <w:rStyle w:val="Hyperlink"/>
            <w:highlight w:val="yellow"/>
          </w:rPr>
          <w:t>search</w:t>
        </w:r>
        <w:r w:rsidRPr="5DD2F5E6" w:rsidR="52653F0E">
          <w:rPr>
            <w:rStyle w:val="Hyperlink"/>
            <w:highlight w:val="yellow"/>
          </w:rPr>
          <w:t>ing</w:t>
        </w:r>
        <w:r w:rsidRPr="5DD2F5E6" w:rsidR="7E59C09D">
          <w:rPr>
            <w:rStyle w:val="Hyperlink"/>
            <w:highlight w:val="yellow"/>
          </w:rPr>
          <w:t xml:space="preserve"> outside of your local authority’</w:t>
        </w:r>
      </w:hyperlink>
      <w:r w:rsidR="00350076">
        <w:rPr>
          <w:highlight w:val="yellow"/>
        </w:rPr>
        <w:t xml:space="preserve"> </w:t>
      </w:r>
      <w:r w:rsidR="003B28A4">
        <w:rPr>
          <w:highlight w:val="yellow"/>
        </w:rPr>
        <w:t xml:space="preserve">steps to </w:t>
      </w:r>
      <w:r w:rsidR="00D404EA">
        <w:rPr>
          <w:highlight w:val="yellow"/>
        </w:rPr>
        <w:t>identify the record owner.</w:t>
      </w:r>
    </w:p>
    <w:p w:rsidR="002A7F7B" w:rsidP="0062241B" w:rsidRDefault="002A7F7B" w14:paraId="06ACFFBC" w14:textId="49F3A7A9">
      <w:pPr>
        <w:pStyle w:val="Heading3"/>
      </w:pPr>
      <w:bookmarkStart w:name="_￼If_the_household" w:id="95"/>
      <w:bookmarkStart w:name="_Toc372181200" w:id="1376408091"/>
      <w:r>
        <w:br/>
      </w:r>
      <w:r w:rsidR="595C8A1B">
        <w:rPr/>
        <w:t>If the household record is assigned to your local authority</w:t>
      </w:r>
      <w:r w:rsidR="1F3C0817">
        <w:rPr/>
        <w:t xml:space="preserve"> </w:t>
      </w:r>
      <w:bookmarkEnd w:id="95"/>
      <w:bookmarkEnd w:id="1376408091"/>
    </w:p>
    <w:p w:rsidR="00C07688" w:rsidRDefault="797321F4" w14:paraId="54EBD468" w14:textId="2E49249F">
      <w:pPr>
        <w:pStyle w:val="ListParagraph"/>
        <w:numPr>
          <w:ilvl w:val="0"/>
          <w:numId w:val="85"/>
        </w:numPr>
        <w:rPr>
          <w:highlight w:val="yellow"/>
        </w:rPr>
      </w:pPr>
      <w:r w:rsidRPr="71D018AC" w:rsidR="797321F4">
        <w:rPr>
          <w:highlight w:val="yellow"/>
        </w:rPr>
        <w:t xml:space="preserve">Check whether a placement at the welcome centre </w:t>
      </w:r>
      <w:r w:rsidRPr="71D018AC" w:rsidR="6338FA74">
        <w:rPr>
          <w:highlight w:val="yellow"/>
        </w:rPr>
        <w:t>or original host is still available.</w:t>
      </w:r>
      <w:r>
        <w:br/>
      </w:r>
    </w:p>
    <w:p w:rsidR="00C07688" w:rsidP="5DD2F5E6" w:rsidRDefault="5E99E29C" w14:paraId="682763DE" w14:textId="3CB622AB">
      <w:pPr>
        <w:pStyle w:val="ListParagraph"/>
        <w:numPr>
          <w:ilvl w:val="1"/>
          <w:numId w:val="85"/>
        </w:numPr>
        <w:rPr>
          <w:highlight w:val="yellow"/>
        </w:rPr>
      </w:pPr>
      <w:r w:rsidRPr="71D018AC" w:rsidR="5E99E29C">
        <w:rPr>
          <w:b w:val="1"/>
          <w:bCs w:val="1"/>
          <w:highlight w:val="yellow"/>
        </w:rPr>
        <w:t xml:space="preserve">If </w:t>
      </w:r>
      <w:r w:rsidRPr="71D018AC" w:rsidR="5854D8D1">
        <w:rPr>
          <w:b w:val="1"/>
          <w:bCs w:val="1"/>
          <w:highlight w:val="yellow"/>
        </w:rPr>
        <w:t xml:space="preserve">yes, </w:t>
      </w:r>
      <w:r w:rsidRPr="71D018AC" w:rsidR="5854D8D1">
        <w:rPr>
          <w:b w:val="0"/>
          <w:bCs w:val="0"/>
          <w:highlight w:val="yellow"/>
        </w:rPr>
        <w:t>refer</w:t>
      </w:r>
      <w:r w:rsidRPr="71D018AC" w:rsidR="6C8C30D9">
        <w:rPr>
          <w:highlight w:val="yellow"/>
        </w:rPr>
        <w:t xml:space="preserve"> to point C below.</w:t>
      </w:r>
      <w:commentRangeStart w:id="97"/>
      <w:commentRangeEnd w:id="97"/>
      <w:r>
        <w:rPr>
          <w:rStyle w:val="CommentReference"/>
        </w:rPr>
        <w:commentReference w:id="97"/>
      </w:r>
      <w:r>
        <w:br/>
      </w:r>
    </w:p>
    <w:p w:rsidR="00C07688" w:rsidP="5DD2F5E6" w:rsidRDefault="5E99E29C" w14:paraId="71C7B7CD" w14:textId="011C3265">
      <w:pPr>
        <w:pStyle w:val="ListParagraph"/>
        <w:numPr>
          <w:ilvl w:val="1"/>
          <w:numId w:val="85"/>
        </w:numPr>
        <w:rPr>
          <w:highlight w:val="yellow"/>
        </w:rPr>
      </w:pPr>
      <w:r w:rsidRPr="71D018AC" w:rsidR="6C8C30D9">
        <w:rPr>
          <w:b w:val="1"/>
          <w:bCs w:val="1"/>
        </w:rPr>
        <w:t>If no</w:t>
      </w:r>
      <w:r w:rsidR="6C8C30D9">
        <w:rPr/>
        <w:t xml:space="preserve">, </w:t>
      </w:r>
      <w:r w:rsidRPr="71D018AC" w:rsidR="6C8C30D9">
        <w:rPr>
          <w:highlight w:val="yellow"/>
        </w:rPr>
        <w:t xml:space="preserve">new accommodation will need to be found. </w:t>
      </w:r>
    </w:p>
    <w:p w:rsidR="00C07688" w:rsidP="71D018AC" w:rsidRDefault="5E99E29C" w14:paraId="139C4E1C" w14:textId="0981E4A9">
      <w:pPr>
        <w:pStyle w:val="ListParagraph"/>
        <w:numPr>
          <w:ilvl w:val="2"/>
          <w:numId w:val="85"/>
        </w:numPr>
        <w:rPr>
          <w:highlight w:val="yellow"/>
        </w:rPr>
      </w:pPr>
      <w:r w:rsidRPr="71D018AC" w:rsidR="6C8C30D9">
        <w:rPr>
          <w:highlight w:val="yellow"/>
        </w:rPr>
        <w:t xml:space="preserve">You can follow the </w:t>
      </w:r>
      <w:hyperlink w:anchor="_Re-matching">
        <w:r w:rsidRPr="71D018AC" w:rsidR="6C8C30D9">
          <w:rPr>
            <w:rStyle w:val="Hyperlink"/>
            <w:highlight w:val="yellow"/>
          </w:rPr>
          <w:t>re-matching process</w:t>
        </w:r>
      </w:hyperlink>
      <w:r w:rsidRPr="71D018AC" w:rsidR="6C8C30D9">
        <w:rPr>
          <w:highlight w:val="yellow"/>
        </w:rPr>
        <w:t xml:space="preserve"> to find them suitable accommodation. In the short term, this may include emergency accommodation.  </w:t>
      </w:r>
      <w:r>
        <w:br/>
      </w:r>
    </w:p>
    <w:p w:rsidR="00C07688" w:rsidP="5DD2F5E6" w:rsidRDefault="5E99E29C" w14:paraId="031E1086" w14:textId="111B7365">
      <w:pPr>
        <w:pStyle w:val="ListParagraph"/>
        <w:numPr>
          <w:ilvl w:val="1"/>
          <w:numId w:val="85"/>
        </w:numPr>
        <w:rPr>
          <w:highlight w:val="yellow"/>
        </w:rPr>
      </w:pPr>
      <w:r w:rsidRPr="71D018AC" w:rsidR="04307971">
        <w:rPr>
          <w:highlight w:val="yellow"/>
        </w:rPr>
        <w:t xml:space="preserve">update the placement </w:t>
      </w:r>
      <w:r w:rsidRPr="71D018AC" w:rsidR="122A1E03">
        <w:rPr>
          <w:highlight w:val="yellow"/>
        </w:rPr>
        <w:t>tracking records.  If you were unaware the household had left</w:t>
      </w:r>
      <w:r w:rsidRPr="71D018AC" w:rsidR="7E7870C1">
        <w:rPr>
          <w:highlight w:val="yellow"/>
        </w:rPr>
        <w:t xml:space="preserve">, you will need to </w:t>
      </w:r>
      <w:r>
        <w:rPr>
          <w:rStyle w:val="CommentReference"/>
        </w:rPr>
      </w:r>
    </w:p>
    <w:p w:rsidR="00C07688" w:rsidP="71D018AC" w:rsidRDefault="5E99E29C" w14:paraId="1B1307BC" w14:textId="2F9E1467">
      <w:pPr>
        <w:pStyle w:val="ListParagraph"/>
        <w:numPr>
          <w:ilvl w:val="2"/>
          <w:numId w:val="85"/>
        </w:numPr>
        <w:rPr>
          <w:highlight w:val="yellow"/>
        </w:rPr>
      </w:pPr>
      <w:hyperlink w:anchor="_Closing_a_placement">
        <w:r w:rsidRPr="71D018AC" w:rsidR="1A83A2E2">
          <w:rPr>
            <w:rStyle w:val="Hyperlink"/>
            <w:highlight w:val="yellow"/>
          </w:rPr>
          <w:t>close the original placement record</w:t>
        </w:r>
      </w:hyperlink>
      <w:r>
        <w:rPr>
          <w:rStyle w:val="CommentReference"/>
        </w:rPr>
      </w:r>
    </w:p>
    <w:p w:rsidR="00C07688" w:rsidP="71D018AC" w:rsidRDefault="5E99E29C" w14:paraId="7756A87D" w14:textId="0729DD13">
      <w:pPr>
        <w:pStyle w:val="ListParagraph"/>
        <w:numPr>
          <w:ilvl w:val="2"/>
          <w:numId w:val="85"/>
        </w:numPr>
        <w:rPr>
          <w:highlight w:val="yellow"/>
        </w:rPr>
      </w:pPr>
      <w:hyperlink w:anchor="_Creating_a_new">
        <w:r w:rsidRPr="71D018AC" w:rsidR="389CAF1D">
          <w:rPr>
            <w:rStyle w:val="Hyperlink"/>
            <w:highlight w:val="yellow"/>
          </w:rPr>
          <w:t xml:space="preserve">create a </w:t>
        </w:r>
        <w:r w:rsidRPr="71D018AC" w:rsidR="4DEF553E">
          <w:rPr>
            <w:rStyle w:val="Hyperlink"/>
            <w:highlight w:val="yellow"/>
          </w:rPr>
          <w:t>new placement record</w:t>
        </w:r>
      </w:hyperlink>
      <w:r w:rsidRPr="71D018AC" w:rsidR="296E02DC">
        <w:rPr>
          <w:highlight w:val="yellow"/>
        </w:rPr>
        <w:t xml:space="preserve"> for repatriation. This</w:t>
      </w:r>
      <w:r w:rsidRPr="71D018AC" w:rsidR="740C25E9">
        <w:rPr>
          <w:highlight w:val="yellow"/>
        </w:rPr>
        <w:t xml:space="preserve"> is important for funding purposes.</w:t>
      </w:r>
    </w:p>
    <w:p w:rsidR="43BC029B" w:rsidP="71D018AC" w:rsidRDefault="43BC029B" w14:paraId="47E39A12" w14:textId="30F28E34">
      <w:pPr>
        <w:pStyle w:val="ListParagraph"/>
        <w:numPr>
          <w:ilvl w:val="1"/>
          <w:numId w:val="85"/>
        </w:numPr>
        <w:bidi w:val="0"/>
        <w:spacing w:before="0" w:beforeAutospacing="off" w:after="200" w:afterAutospacing="off" w:line="276" w:lineRule="auto"/>
        <w:ind w:right="0"/>
        <w:jc w:val="left"/>
        <w:rPr>
          <w:highlight w:val="yellow"/>
        </w:rPr>
      </w:pPr>
      <w:r w:rsidRPr="71D018AC" w:rsidR="43BC029B">
        <w:rPr>
          <w:b w:val="0"/>
          <w:bCs w:val="0"/>
          <w:highlight w:val="yellow"/>
        </w:rPr>
        <w:t>Once the household is assigned to ‘</w:t>
      </w:r>
      <w:r w:rsidRPr="71D018AC" w:rsidR="292A2E6F">
        <w:rPr>
          <w:b w:val="0"/>
          <w:bCs w:val="0"/>
          <w:highlight w:val="yellow"/>
        </w:rPr>
        <w:t>[</w:t>
      </w:r>
      <w:r w:rsidRPr="71D018AC" w:rsidR="43BC029B">
        <w:rPr>
          <w:b w:val="0"/>
          <w:bCs w:val="0"/>
          <w:highlight w:val="yellow"/>
        </w:rPr>
        <w:t>out</w:t>
      </w:r>
      <w:r w:rsidRPr="71D018AC" w:rsidR="05BF3B0D">
        <w:rPr>
          <w:b w:val="0"/>
          <w:bCs w:val="0"/>
          <w:highlight w:val="yellow"/>
        </w:rPr>
        <w:t>side</w:t>
      </w:r>
      <w:r w:rsidRPr="71D018AC" w:rsidR="43BC029B">
        <w:rPr>
          <w:b w:val="0"/>
          <w:bCs w:val="0"/>
          <w:highlight w:val="yellow"/>
        </w:rPr>
        <w:t xml:space="preserve"> of UK</w:t>
      </w:r>
      <w:r w:rsidRPr="71D018AC" w:rsidR="2FF5BD03">
        <w:rPr>
          <w:b w:val="0"/>
          <w:bCs w:val="0"/>
          <w:highlight w:val="yellow"/>
        </w:rPr>
        <w:t>]</w:t>
      </w:r>
      <w:r w:rsidRPr="71D018AC" w:rsidR="43BC029B">
        <w:rPr>
          <w:b w:val="0"/>
          <w:bCs w:val="0"/>
          <w:highlight w:val="yellow"/>
        </w:rPr>
        <w:t xml:space="preserve">’ in the repatriation placement tracking record, it will </w:t>
      </w:r>
      <w:r w:rsidRPr="71D018AC" w:rsidR="78CE22C3">
        <w:rPr>
          <w:b w:val="0"/>
          <w:bCs w:val="0"/>
          <w:highlight w:val="yellow"/>
        </w:rPr>
        <w:t>disappear</w:t>
      </w:r>
      <w:r w:rsidRPr="71D018AC" w:rsidR="43BC029B">
        <w:rPr>
          <w:b w:val="0"/>
          <w:bCs w:val="0"/>
          <w:highlight w:val="yellow"/>
        </w:rPr>
        <w:t xml:space="preserve"> from your view. Email the Contact Centre (</w:t>
      </w:r>
      <w:hyperlink r:id="Read18060f01a48c4">
        <w:r w:rsidRPr="71D018AC" w:rsidR="43BC029B">
          <w:rPr>
            <w:b w:val="0"/>
            <w:bCs w:val="0"/>
            <w:highlight w:val="yellow"/>
          </w:rPr>
          <w:t>wnsadmin@cardiff.gov.uk</w:t>
        </w:r>
      </w:hyperlink>
      <w:r w:rsidRPr="71D018AC" w:rsidR="43BC029B">
        <w:rPr>
          <w:b w:val="0"/>
          <w:bCs w:val="0"/>
          <w:highlight w:val="yellow"/>
        </w:rPr>
        <w:t xml:space="preserve">) </w:t>
      </w:r>
      <w:proofErr w:type="gramStart"/>
      <w:r w:rsidRPr="71D018AC" w:rsidR="43BC029B">
        <w:rPr>
          <w:b w:val="0"/>
          <w:bCs w:val="0"/>
          <w:highlight w:val="yellow"/>
        </w:rPr>
        <w:t>with</w:t>
      </w:r>
      <w:proofErr w:type="gramEnd"/>
      <w:r w:rsidRPr="71D018AC" w:rsidR="43BC029B">
        <w:rPr>
          <w:b w:val="0"/>
          <w:bCs w:val="0"/>
          <w:highlight w:val="yellow"/>
        </w:rPr>
        <w:t xml:space="preserve"> the FAM/WG household reference and ask them to </w:t>
      </w:r>
      <w:r w:rsidRPr="71D018AC" w:rsidR="1EDAF5EB">
        <w:rPr>
          <w:b w:val="0"/>
          <w:bCs w:val="0"/>
          <w:highlight w:val="yellow"/>
        </w:rPr>
        <w:t>re-assign</w:t>
      </w:r>
      <w:r w:rsidRPr="71D018AC" w:rsidR="43BC029B">
        <w:rPr>
          <w:b w:val="0"/>
          <w:bCs w:val="0"/>
          <w:highlight w:val="yellow"/>
        </w:rPr>
        <w:t xml:space="preserve"> the household record.</w:t>
      </w:r>
    </w:p>
    <w:p w:rsidR="43BC029B" w:rsidP="71D018AC" w:rsidRDefault="43BC029B" w14:paraId="1E128616" w14:textId="14163572">
      <w:pPr>
        <w:pStyle w:val="ListParagraph"/>
        <w:numPr>
          <w:ilvl w:val="1"/>
          <w:numId w:val="85"/>
        </w:numPr>
        <w:bidi w:val="0"/>
        <w:spacing w:before="0" w:beforeAutospacing="off" w:after="200" w:afterAutospacing="off" w:line="276" w:lineRule="auto"/>
        <w:ind w:right="0"/>
        <w:jc w:val="left"/>
        <w:rPr>
          <w:highlight w:val="yellow"/>
        </w:rPr>
      </w:pPr>
      <w:r w:rsidRPr="71D018AC" w:rsidR="43BC029B">
        <w:rPr>
          <w:b w:val="0"/>
          <w:bCs w:val="0"/>
          <w:highlight w:val="yellow"/>
        </w:rPr>
        <w:t>The Contact Centre will close the repatriation placement record</w:t>
      </w:r>
      <w:r w:rsidRPr="71D018AC" w:rsidR="70AC635F">
        <w:rPr>
          <w:b w:val="0"/>
          <w:bCs w:val="0"/>
          <w:highlight w:val="yellow"/>
        </w:rPr>
        <w:t xml:space="preserve"> and start a new placement tracking record to assign it back to the local authority.</w:t>
      </w:r>
    </w:p>
    <w:p w:rsidR="613D615D" w:rsidP="71D018AC" w:rsidRDefault="613D615D" w14:paraId="6355CCEE" w14:textId="17B251B1">
      <w:pPr>
        <w:pStyle w:val="ListParagraph"/>
        <w:numPr>
          <w:ilvl w:val="1"/>
          <w:numId w:val="85"/>
        </w:numPr>
        <w:bidi w:val="0"/>
        <w:spacing w:before="0" w:beforeAutospacing="off" w:after="200" w:afterAutospacing="off" w:line="276" w:lineRule="auto"/>
        <w:ind w:right="0"/>
        <w:jc w:val="left"/>
        <w:rPr>
          <w:highlight w:val="yellow"/>
        </w:rPr>
      </w:pPr>
      <w:r w:rsidRPr="71D018AC" w:rsidR="613D615D">
        <w:rPr>
          <w:b w:val="0"/>
          <w:bCs w:val="0"/>
          <w:highlight w:val="yellow"/>
        </w:rPr>
        <w:t xml:space="preserve">Once the household record is returned, complete the </w:t>
      </w:r>
      <w:r w:rsidRPr="71D018AC" w:rsidR="43BC029B">
        <w:rPr>
          <w:b w:val="0"/>
          <w:bCs w:val="0"/>
          <w:highlight w:val="yellow"/>
        </w:rPr>
        <w:t>placement tracking record</w:t>
      </w:r>
      <w:r w:rsidRPr="71D018AC" w:rsidR="7275C579">
        <w:rPr>
          <w:b w:val="0"/>
          <w:bCs w:val="0"/>
          <w:highlight w:val="yellow"/>
        </w:rPr>
        <w:t xml:space="preserve"> with required details</w:t>
      </w:r>
      <w:r w:rsidRPr="71D018AC" w:rsidR="43BC029B">
        <w:rPr>
          <w:b w:val="0"/>
          <w:bCs w:val="0"/>
          <w:highlight w:val="yellow"/>
        </w:rPr>
        <w:t>.</w:t>
      </w:r>
      <w:r>
        <w:br/>
      </w:r>
    </w:p>
    <w:p w:rsidR="00C94380" w:rsidRDefault="00FF3BD7" w14:paraId="78586DFC" w14:textId="219C0D38">
      <w:pPr>
        <w:pStyle w:val="ListParagraph"/>
        <w:numPr>
          <w:ilvl w:val="0"/>
          <w:numId w:val="85"/>
        </w:numPr>
        <w:rPr>
          <w:highlight w:val="yellow"/>
        </w:rPr>
      </w:pPr>
      <w:hyperlink w:anchor="_Using_Case_Notes">
        <w:r w:rsidRPr="71D018AC" w:rsidR="5AF23584">
          <w:rPr>
            <w:rStyle w:val="Hyperlink"/>
            <w:highlight w:val="yellow"/>
          </w:rPr>
          <w:t>Update case note</w:t>
        </w:r>
        <w:r w:rsidRPr="71D018AC" w:rsidR="18D0E2FF">
          <w:rPr>
            <w:rStyle w:val="Hyperlink"/>
            <w:highlight w:val="yellow"/>
          </w:rPr>
          <w:t>s</w:t>
        </w:r>
      </w:hyperlink>
      <w:r w:rsidRPr="71D018AC" w:rsidR="00992E7D">
        <w:rPr>
          <w:highlight w:val="yellow"/>
        </w:rPr>
        <w:t xml:space="preserve"> </w:t>
      </w:r>
      <w:r w:rsidRPr="71D018AC" w:rsidR="041CF240">
        <w:rPr>
          <w:highlight w:val="yellow"/>
        </w:rPr>
        <w:t>as needed.</w:t>
      </w:r>
    </w:p>
    <w:p w:rsidR="004A594E" w:rsidP="004A594E" w:rsidRDefault="004A594E" w14:paraId="618FBEC7" w14:textId="77777777">
      <w:pPr>
        <w:pStyle w:val="ListParagraph"/>
        <w:rPr>
          <w:highlight w:val="yellow"/>
        </w:rPr>
      </w:pPr>
    </w:p>
    <w:p w:rsidR="009D1199" w:rsidP="1ACB620F" w:rsidRDefault="40761F7F" w14:paraId="60D2FA20" w14:textId="02C90C38">
      <w:pPr>
        <w:pStyle w:val="ListParagraph"/>
        <w:numPr>
          <w:ilvl w:val="0"/>
          <w:numId w:val="85"/>
        </w:numPr>
        <w:rPr>
          <w:color w:val="000000" w:themeColor="text1"/>
          <w:highlight w:val="yellow"/>
        </w:rPr>
      </w:pPr>
      <w:r w:rsidRPr="71D018AC" w:rsidR="40761F7F">
        <w:rPr>
          <w:highlight w:val="yellow"/>
        </w:rPr>
        <w:t>U</w:t>
      </w:r>
      <w:r w:rsidRPr="71D018AC" w:rsidR="5C481132">
        <w:rPr>
          <w:highlight w:val="yellow"/>
        </w:rPr>
        <w:t xml:space="preserve">pdate </w:t>
      </w:r>
      <w:hyperlink w:anchor="_Changing_Journey_Status ">
        <w:r w:rsidRPr="71D018AC" w:rsidR="405ACA84">
          <w:rPr>
            <w:rStyle w:val="Hyperlink"/>
            <w:highlight w:val="yellow"/>
          </w:rPr>
          <w:t>Journey Status</w:t>
        </w:r>
      </w:hyperlink>
      <w:r w:rsidRPr="71D018AC" w:rsidR="596110B0">
        <w:rPr>
          <w:highlight w:val="yellow"/>
        </w:rPr>
        <w:t xml:space="preserve"> to ‘</w:t>
      </w:r>
      <w:r w:rsidRPr="71D018AC" w:rsidR="45910CAA">
        <w:rPr>
          <w:highlight w:val="yellow"/>
        </w:rPr>
        <w:t xml:space="preserve">IS03 - </w:t>
      </w:r>
      <w:r w:rsidRPr="71D018AC" w:rsidR="596110B0">
        <w:rPr>
          <w:highlight w:val="yellow"/>
        </w:rPr>
        <w:t>Moved to</w:t>
      </w:r>
      <w:r w:rsidRPr="71D018AC" w:rsidR="46B879ED">
        <w:rPr>
          <w:highlight w:val="yellow"/>
        </w:rPr>
        <w:t xml:space="preserve"> </w:t>
      </w:r>
      <w:r w:rsidRPr="71D018AC" w:rsidR="45910CAA">
        <w:rPr>
          <w:highlight w:val="yellow"/>
        </w:rPr>
        <w:t>Accommodation or SS10 – Moved on</w:t>
      </w:r>
      <w:r w:rsidRPr="71D018AC" w:rsidR="585099F0">
        <w:rPr>
          <w:highlight w:val="yellow"/>
        </w:rPr>
        <w:t xml:space="preserve"> </w:t>
      </w:r>
      <w:r w:rsidRPr="71D018AC" w:rsidR="585099F0">
        <w:rPr>
          <w:color w:val="000000" w:themeColor="text1" w:themeTint="FF" w:themeShade="FF"/>
          <w:highlight w:val="yellow"/>
        </w:rPr>
        <w:t xml:space="preserve">or SS07 if returned to Welcome Centre accommodation.   </w:t>
      </w:r>
    </w:p>
    <w:p w:rsidR="009D1199" w:rsidP="1ACB620F" w:rsidRDefault="009D1199" w14:paraId="673D789E" w14:textId="52B79D4A">
      <w:pPr>
        <w:pStyle w:val="Heading3"/>
      </w:pPr>
      <w:bookmarkStart w:name="_Toc1555098161" w:id="379527217"/>
      <w:r>
        <w:br/>
      </w:r>
      <w:r w:rsidR="77CBCA71">
        <w:rPr/>
        <w:t>If the household record is not assigned to your local authority</w:t>
      </w:r>
      <w:bookmarkEnd w:id="379527217"/>
    </w:p>
    <w:p w:rsidR="77CBCA71" w:rsidP="71D018AC" w:rsidRDefault="77CBCA71" w14:paraId="65B82FDF" w14:textId="2B7E31AE">
      <w:pPr>
        <w:pStyle w:val="Normal"/>
        <w:ind w:left="0"/>
        <w:rPr>
          <w:highlight w:val="yellow"/>
        </w:rPr>
      </w:pPr>
      <w:r w:rsidRPr="71D018AC" w:rsidR="77CBCA71">
        <w:rPr>
          <w:highlight w:val="yellow"/>
        </w:rPr>
        <w:t xml:space="preserve">If the household records </w:t>
      </w:r>
      <w:r w:rsidRPr="71D018AC" w:rsidR="772A136E">
        <w:rPr>
          <w:highlight w:val="yellow"/>
        </w:rPr>
        <w:t>are</w:t>
      </w:r>
      <w:r w:rsidRPr="71D018AC" w:rsidR="591300AF">
        <w:rPr>
          <w:highlight w:val="yellow"/>
        </w:rPr>
        <w:t xml:space="preserve"> not</w:t>
      </w:r>
      <w:r w:rsidRPr="71D018AC" w:rsidR="77CBCA71">
        <w:rPr>
          <w:highlight w:val="yellow"/>
        </w:rPr>
        <w:t xml:space="preserve"> assigned to </w:t>
      </w:r>
      <w:r w:rsidRPr="71D018AC" w:rsidR="5802E393">
        <w:rPr>
          <w:highlight w:val="yellow"/>
        </w:rPr>
        <w:t>your</w:t>
      </w:r>
      <w:r w:rsidRPr="71D018AC" w:rsidR="77CBCA71">
        <w:rPr>
          <w:highlight w:val="yellow"/>
        </w:rPr>
        <w:t xml:space="preserve"> </w:t>
      </w:r>
      <w:r w:rsidRPr="71D018AC" w:rsidR="77CBCA71">
        <w:rPr>
          <w:highlight w:val="yellow"/>
        </w:rPr>
        <w:t xml:space="preserve">local </w:t>
      </w:r>
      <w:r w:rsidRPr="71D018AC" w:rsidR="77CBCA71">
        <w:rPr>
          <w:highlight w:val="yellow"/>
        </w:rPr>
        <w:t>authority</w:t>
      </w:r>
      <w:r w:rsidRPr="71D018AC" w:rsidR="448CEA36">
        <w:rPr>
          <w:highlight w:val="yellow"/>
        </w:rPr>
        <w:t xml:space="preserve"> it means that either a repatriation tracking record has been completed and </w:t>
      </w:r>
      <w:r w:rsidRPr="71D018AC" w:rsidR="7453523B">
        <w:rPr>
          <w:highlight w:val="yellow"/>
        </w:rPr>
        <w:t xml:space="preserve">is </w:t>
      </w:r>
      <w:r w:rsidRPr="71D018AC" w:rsidR="448CEA36">
        <w:rPr>
          <w:highlight w:val="yellow"/>
        </w:rPr>
        <w:t xml:space="preserve">assigned to [outside of UK] or the original local authority did not update their </w:t>
      </w:r>
      <w:r w:rsidRPr="71D018AC" w:rsidR="17D7A0D6">
        <w:rPr>
          <w:highlight w:val="yellow"/>
        </w:rPr>
        <w:t xml:space="preserve">placement tracking </w:t>
      </w:r>
      <w:r w:rsidRPr="71D018AC" w:rsidR="448CEA36">
        <w:rPr>
          <w:highlight w:val="yellow"/>
        </w:rPr>
        <w:t>records.</w:t>
      </w:r>
      <w:r>
        <w:br/>
      </w:r>
    </w:p>
    <w:p w:rsidR="448CEA36" w:rsidP="71D018AC" w:rsidRDefault="448CEA36" w14:paraId="4A37B173" w14:textId="36485FF6">
      <w:pPr>
        <w:pStyle w:val="ListParagraph"/>
        <w:numPr>
          <w:ilvl w:val="0"/>
          <w:numId w:val="86"/>
        </w:numPr>
        <w:rPr>
          <w:highlight w:val="yellow"/>
        </w:rPr>
      </w:pPr>
      <w:r w:rsidRPr="71D018AC" w:rsidR="448CEA36">
        <w:rPr>
          <w:highlight w:val="yellow"/>
        </w:rPr>
        <w:t xml:space="preserve">If the household record is assigned to another local </w:t>
      </w:r>
      <w:r w:rsidRPr="71D018AC" w:rsidR="3DE3605D">
        <w:rPr>
          <w:highlight w:val="yellow"/>
        </w:rPr>
        <w:t>authority, please</w:t>
      </w:r>
      <w:r w:rsidRPr="71D018AC" w:rsidR="6D0D41E3">
        <w:rPr>
          <w:highlight w:val="yellow"/>
        </w:rPr>
        <w:t xml:space="preserve"> make direct contact with their Data Champion and request th</w:t>
      </w:r>
      <w:r w:rsidRPr="71D018AC" w:rsidR="76A5E14C">
        <w:rPr>
          <w:highlight w:val="yellow"/>
        </w:rPr>
        <w:t xml:space="preserve">at the </w:t>
      </w:r>
      <w:r w:rsidRPr="71D018AC" w:rsidR="2732BF26">
        <w:rPr>
          <w:highlight w:val="yellow"/>
        </w:rPr>
        <w:t>placement tracking record</w:t>
      </w:r>
      <w:r w:rsidRPr="71D018AC" w:rsidR="294592AE">
        <w:rPr>
          <w:highlight w:val="yellow"/>
        </w:rPr>
        <w:t>s reflect that they have repatriated</w:t>
      </w:r>
      <w:r w:rsidRPr="71D018AC" w:rsidR="2732BF26">
        <w:rPr>
          <w:highlight w:val="yellow"/>
        </w:rPr>
        <w:t xml:space="preserve">. </w:t>
      </w:r>
      <w:r w:rsidRPr="71D018AC" w:rsidR="02801349">
        <w:rPr>
          <w:highlight w:val="yellow"/>
        </w:rPr>
        <w:t>This will ensure the records are transferred to [outside of UK].</w:t>
      </w:r>
      <w:r>
        <w:br/>
      </w:r>
    </w:p>
    <w:p w:rsidRPr="000E2AF4" w:rsidR="00362440" w:rsidRDefault="571A2A36" w14:paraId="1819E52A" w14:textId="093DD25C">
      <w:pPr>
        <w:pStyle w:val="ListParagraph"/>
        <w:numPr>
          <w:ilvl w:val="0"/>
          <w:numId w:val="86"/>
        </w:numPr>
        <w:rPr>
          <w:highlight w:val="yellow"/>
        </w:rPr>
      </w:pPr>
      <w:r w:rsidRPr="71D018AC" w:rsidR="571A2A36">
        <w:rPr>
          <w:highlight w:val="yellow"/>
        </w:rPr>
        <w:t xml:space="preserve">If </w:t>
      </w:r>
      <w:r w:rsidRPr="71D018AC" w:rsidR="79E0490B">
        <w:rPr>
          <w:highlight w:val="yellow"/>
        </w:rPr>
        <w:t xml:space="preserve">/ once </w:t>
      </w:r>
      <w:r w:rsidRPr="71D018AC" w:rsidR="7B3A5791">
        <w:rPr>
          <w:highlight w:val="yellow"/>
        </w:rPr>
        <w:t xml:space="preserve">the household is </w:t>
      </w:r>
      <w:r w:rsidRPr="71D018AC" w:rsidR="32CA5650">
        <w:rPr>
          <w:highlight w:val="yellow"/>
        </w:rPr>
        <w:t>assigned to ‘</w:t>
      </w:r>
      <w:r w:rsidRPr="71D018AC" w:rsidR="39E07F43">
        <w:rPr>
          <w:highlight w:val="yellow"/>
        </w:rPr>
        <w:t>[</w:t>
      </w:r>
      <w:r w:rsidRPr="71D018AC" w:rsidR="32CA5650">
        <w:rPr>
          <w:highlight w:val="yellow"/>
        </w:rPr>
        <w:t>out</w:t>
      </w:r>
      <w:r w:rsidRPr="71D018AC" w:rsidR="31768313">
        <w:rPr>
          <w:highlight w:val="yellow"/>
        </w:rPr>
        <w:t>side</w:t>
      </w:r>
      <w:r w:rsidRPr="71D018AC" w:rsidR="32CA5650">
        <w:rPr>
          <w:highlight w:val="yellow"/>
        </w:rPr>
        <w:t xml:space="preserve"> of UK</w:t>
      </w:r>
      <w:r w:rsidRPr="71D018AC" w:rsidR="5A681417">
        <w:rPr>
          <w:highlight w:val="yellow"/>
        </w:rPr>
        <w:t>]</w:t>
      </w:r>
      <w:r w:rsidRPr="71D018AC" w:rsidR="323BF645">
        <w:rPr>
          <w:highlight w:val="yellow"/>
        </w:rPr>
        <w:t>’,</w:t>
      </w:r>
      <w:r w:rsidRPr="71D018AC" w:rsidR="7C90A448">
        <w:rPr>
          <w:highlight w:val="yellow"/>
        </w:rPr>
        <w:t xml:space="preserve"> email the Contact Centre (</w:t>
      </w:r>
      <w:hyperlink r:id="Ra8ad4c0a527e4a72">
        <w:r w:rsidRPr="71D018AC" w:rsidR="7C90A448">
          <w:rPr>
            <w:rStyle w:val="Hyperlink"/>
            <w:highlight w:val="yellow"/>
          </w:rPr>
          <w:t>wnsadmin@cardiff.gov.uk</w:t>
        </w:r>
      </w:hyperlink>
      <w:r w:rsidRPr="71D018AC" w:rsidR="7C90A448">
        <w:rPr>
          <w:highlight w:val="yellow"/>
        </w:rPr>
        <w:t xml:space="preserve">) </w:t>
      </w:r>
      <w:proofErr w:type="gramStart"/>
      <w:r w:rsidRPr="71D018AC" w:rsidR="7C90A448">
        <w:rPr>
          <w:highlight w:val="yellow"/>
        </w:rPr>
        <w:t>with</w:t>
      </w:r>
      <w:proofErr w:type="gramEnd"/>
      <w:r w:rsidRPr="71D018AC" w:rsidR="7C90A448">
        <w:rPr>
          <w:highlight w:val="yellow"/>
        </w:rPr>
        <w:t xml:space="preserve"> the FAM/WG household reference and ask them to locate the household record. T</w:t>
      </w:r>
      <w:r w:rsidRPr="71D018AC" w:rsidR="32CA5650">
        <w:rPr>
          <w:highlight w:val="yellow"/>
        </w:rPr>
        <w:t xml:space="preserve">he </w:t>
      </w:r>
      <w:r w:rsidRPr="71D018AC" w:rsidR="403C663F">
        <w:rPr>
          <w:highlight w:val="yellow"/>
        </w:rPr>
        <w:t>Contact</w:t>
      </w:r>
      <w:r w:rsidRPr="71D018AC" w:rsidR="32CA5650">
        <w:rPr>
          <w:highlight w:val="yellow"/>
        </w:rPr>
        <w:t xml:space="preserve"> Centre will </w:t>
      </w:r>
      <w:r w:rsidRPr="71D018AC" w:rsidR="0BEF3665">
        <w:rPr>
          <w:highlight w:val="yellow"/>
        </w:rPr>
        <w:t xml:space="preserve">close the repatriation placement record and </w:t>
      </w:r>
      <w:r w:rsidRPr="71D018AC" w:rsidR="32CA5650">
        <w:rPr>
          <w:highlight w:val="yellow"/>
        </w:rPr>
        <w:t>create a new placement tracking record to assign it to your local authority.</w:t>
      </w:r>
      <w:r>
        <w:br/>
      </w:r>
    </w:p>
    <w:p w:rsidR="2B2E03FB" w:rsidP="71D018AC" w:rsidRDefault="2B2E03FB" w14:paraId="5B143086" w14:textId="1EC84C4F">
      <w:pPr>
        <w:pStyle w:val="ListParagraph"/>
        <w:numPr>
          <w:ilvl w:val="1"/>
          <w:numId w:val="85"/>
        </w:numPr>
        <w:rPr>
          <w:highlight w:val="yellow"/>
        </w:rPr>
      </w:pPr>
      <w:r w:rsidRPr="71D018AC" w:rsidR="2B2E03FB">
        <w:rPr>
          <w:highlight w:val="yellow"/>
        </w:rPr>
        <w:t>You will need to consider the available</w:t>
      </w:r>
      <w:r w:rsidRPr="71D018AC" w:rsidR="6D8EAADD">
        <w:rPr>
          <w:highlight w:val="yellow"/>
        </w:rPr>
        <w:t xml:space="preserve"> accommodation and whether the household has resided in the county previously and whether that placement </w:t>
      </w:r>
      <w:r w:rsidRPr="71D018AC" w:rsidR="70C9129C">
        <w:rPr>
          <w:highlight w:val="yellow"/>
        </w:rPr>
        <w:t xml:space="preserve">(Welcome Centre or Host/Sponsor) </w:t>
      </w:r>
      <w:r w:rsidRPr="71D018AC" w:rsidR="6D8EAADD">
        <w:rPr>
          <w:highlight w:val="yellow"/>
        </w:rPr>
        <w:t xml:space="preserve">is still available. </w:t>
      </w:r>
    </w:p>
    <w:p w:rsidR="57A78A44" w:rsidP="71D018AC" w:rsidRDefault="57A78A44" w14:paraId="1DF12569" w14:textId="2A89355A">
      <w:pPr>
        <w:pStyle w:val="ListParagraph"/>
        <w:numPr>
          <w:ilvl w:val="1"/>
          <w:numId w:val="85"/>
        </w:numPr>
        <w:rPr>
          <w:highlight w:val="yellow"/>
        </w:rPr>
      </w:pPr>
      <w:r w:rsidRPr="71D018AC" w:rsidR="57A78A44">
        <w:rPr>
          <w:b w:val="1"/>
          <w:bCs w:val="1"/>
          <w:highlight w:val="yellow"/>
        </w:rPr>
        <w:t xml:space="preserve">If </w:t>
      </w:r>
      <w:r w:rsidRPr="71D018AC" w:rsidR="4ED98B79">
        <w:rPr>
          <w:b w:val="1"/>
          <w:bCs w:val="1"/>
          <w:highlight w:val="yellow"/>
        </w:rPr>
        <w:t>the</w:t>
      </w:r>
      <w:r w:rsidRPr="71D018AC" w:rsidR="5E198192">
        <w:rPr>
          <w:b w:val="1"/>
          <w:bCs w:val="1"/>
          <w:highlight w:val="yellow"/>
        </w:rPr>
        <w:t xml:space="preserve"> previous placement is available</w:t>
      </w:r>
      <w:r w:rsidRPr="71D018AC" w:rsidR="57A78A44">
        <w:rPr>
          <w:b w:val="1"/>
          <w:bCs w:val="1"/>
          <w:highlight w:val="yellow"/>
        </w:rPr>
        <w:t xml:space="preserve">, </w:t>
      </w:r>
      <w:r w:rsidRPr="71D018AC" w:rsidR="1B407805">
        <w:rPr>
          <w:b w:val="1"/>
          <w:bCs w:val="1"/>
          <w:highlight w:val="yellow"/>
        </w:rPr>
        <w:t>you can complete the placement tracking record</w:t>
      </w:r>
      <w:r w:rsidRPr="71D018AC" w:rsidR="0038A656">
        <w:rPr>
          <w:b w:val="1"/>
          <w:bCs w:val="1"/>
          <w:highlight w:val="yellow"/>
        </w:rPr>
        <w:t>.</w:t>
      </w:r>
    </w:p>
    <w:p w:rsidR="1ACB620F" w:rsidP="7F97ACB4" w:rsidRDefault="1ACB620F" w14:paraId="476F806A" w14:textId="6F8A1EFA">
      <w:pPr>
        <w:pStyle w:val="ListParagraph"/>
        <w:numPr>
          <w:ilvl w:val="1"/>
          <w:numId w:val="85"/>
        </w:numPr>
        <w:spacing w:before="0" w:beforeAutospacing="off" w:after="200" w:afterAutospacing="off" w:line="276" w:lineRule="auto"/>
        <w:ind w:right="0"/>
        <w:jc w:val="left"/>
        <w:rPr>
          <w:highlight w:val="yellow"/>
        </w:rPr>
      </w:pPr>
      <w:r w:rsidRPr="7F97ACB4" w:rsidR="57A78A44">
        <w:rPr>
          <w:b w:val="1"/>
          <w:bCs w:val="1"/>
          <w:highlight w:val="yellow"/>
        </w:rPr>
        <w:t xml:space="preserve">If </w:t>
      </w:r>
      <w:r w:rsidRPr="7F97ACB4" w:rsidR="3E6D2811">
        <w:rPr>
          <w:b w:val="1"/>
          <w:bCs w:val="1"/>
          <w:highlight w:val="yellow"/>
        </w:rPr>
        <w:t xml:space="preserve">the </w:t>
      </w:r>
      <w:r w:rsidRPr="7F97ACB4" w:rsidR="2F68623C">
        <w:rPr>
          <w:b w:val="1"/>
          <w:bCs w:val="1"/>
          <w:highlight w:val="yellow"/>
        </w:rPr>
        <w:t>household</w:t>
      </w:r>
      <w:r w:rsidRPr="7F97ACB4" w:rsidR="3E6D2811">
        <w:rPr>
          <w:b w:val="1"/>
          <w:bCs w:val="1"/>
          <w:highlight w:val="yellow"/>
        </w:rPr>
        <w:t xml:space="preserve"> is a new arrival to your local authority or the placement is no longer available</w:t>
      </w:r>
      <w:r w:rsidRPr="7F97ACB4" w:rsidR="57A78A44">
        <w:rPr>
          <w:highlight w:val="yellow"/>
        </w:rPr>
        <w:t xml:space="preserve">, new accommodation will need to be found. </w:t>
      </w:r>
      <w:r w:rsidRPr="7F97ACB4" w:rsidR="57A78A44">
        <w:rPr>
          <w:highlight w:val="yellow"/>
        </w:rPr>
        <w:t xml:space="preserve">You can follow the </w:t>
      </w:r>
      <w:hyperlink w:anchor="_Re-matching">
        <w:r w:rsidRPr="7F97ACB4" w:rsidR="57A78A44">
          <w:rPr>
            <w:rStyle w:val="Hyperlink"/>
            <w:highlight w:val="yellow"/>
          </w:rPr>
          <w:t>re-matching process</w:t>
        </w:r>
      </w:hyperlink>
      <w:r w:rsidRPr="7F97ACB4" w:rsidR="57A78A44">
        <w:rPr>
          <w:highlight w:val="yellow"/>
        </w:rPr>
        <w:t xml:space="preserve"> to find them suitable accommodation. In the short term, this may include emergency accommodation.  </w:t>
      </w:r>
      <w:r w:rsidRPr="7F97ACB4" w:rsidR="03B199E9">
        <w:rPr>
          <w:highlight w:val="yellow"/>
        </w:rPr>
        <w:t xml:space="preserve"> </w:t>
      </w:r>
      <w:r w:rsidRPr="7F97ACB4" w:rsidR="6D7A4329">
        <w:rPr>
          <w:highlight w:val="yellow"/>
        </w:rPr>
        <w:t xml:space="preserve">Once accommodation has been identified you can complete the </w:t>
      </w:r>
      <w:r w:rsidRPr="7F97ACB4" w:rsidR="2FA4C08A">
        <w:rPr>
          <w:highlight w:val="yellow"/>
        </w:rPr>
        <w:t>new placement tracking record.</w:t>
      </w:r>
    </w:p>
    <w:p w:rsidR="002F27AA" w:rsidP="009E740D" w:rsidRDefault="2FE8A400" w14:paraId="0444DC8E" w14:textId="055AFF68">
      <w:pPr>
        <w:pStyle w:val="Heading1"/>
        <w:pageBreakBefore/>
        <w:spacing w:after="200"/>
      </w:pPr>
      <w:bookmarkStart w:name="_Toc1890296437" w:id="489834486"/>
      <w:r w:rsidR="2FE8A400">
        <w:rPr/>
        <w:t xml:space="preserve">Using the Sponsor </w:t>
      </w:r>
      <w:r w:rsidR="30DAA689">
        <w:rPr/>
        <w:t>Section</w:t>
      </w:r>
      <w:bookmarkEnd w:id="489834486"/>
    </w:p>
    <w:p w:rsidR="266873DF" w:rsidP="72E95857" w:rsidRDefault="266873DF" w14:paraId="43F6D9CD" w14:textId="63776D01">
      <w:pPr>
        <w:rPr>
          <w:b/>
          <w:bCs/>
        </w:rPr>
      </w:pPr>
      <w:r w:rsidRPr="72E95857">
        <w:rPr>
          <w:b/>
          <w:bCs/>
        </w:rPr>
        <w:t>Definitions</w:t>
      </w:r>
      <w:r w:rsidRPr="72E95857" w:rsidR="00452C06">
        <w:rPr>
          <w:b/>
          <w:bCs/>
        </w:rPr>
        <w:t>:</w:t>
      </w:r>
    </w:p>
    <w:p w:rsidR="10582D76" w:rsidP="72E95857" w:rsidRDefault="10582D76" w14:paraId="69B19A2D" w14:textId="346FCAB1">
      <w:pPr>
        <w:rPr>
          <w:highlight w:val="yellow"/>
        </w:rPr>
      </w:pPr>
      <w:r w:rsidRPr="72E95857">
        <w:rPr>
          <w:highlight w:val="yellow"/>
        </w:rPr>
        <w:t xml:space="preserve">A </w:t>
      </w:r>
      <w:r w:rsidRPr="72E95857" w:rsidR="6471165B">
        <w:rPr>
          <w:highlight w:val="yellow"/>
        </w:rPr>
        <w:t>S</w:t>
      </w:r>
      <w:r w:rsidRPr="72E95857">
        <w:rPr>
          <w:highlight w:val="yellow"/>
        </w:rPr>
        <w:t xml:space="preserve">ponsor is the person who sponsor’s the visa for the </w:t>
      </w:r>
      <w:r w:rsidRPr="72E95857" w:rsidR="3C2B45B8">
        <w:rPr>
          <w:highlight w:val="yellow"/>
        </w:rPr>
        <w:t>individual.</w:t>
      </w:r>
      <w:r w:rsidRPr="72E95857" w:rsidR="44170D5A">
        <w:rPr>
          <w:highlight w:val="yellow"/>
        </w:rPr>
        <w:t xml:space="preserve">  For Super Sponsor that is the Welsh Government but for Individual Sponsor Route, that would be the host providing them with </w:t>
      </w:r>
      <w:r w:rsidRPr="72E95857" w:rsidR="2F2E4877">
        <w:rPr>
          <w:highlight w:val="yellow"/>
        </w:rPr>
        <w:t>accommodation</w:t>
      </w:r>
      <w:r w:rsidRPr="72E95857" w:rsidR="44170D5A">
        <w:rPr>
          <w:highlight w:val="yellow"/>
        </w:rPr>
        <w:t>.</w:t>
      </w:r>
    </w:p>
    <w:p w:rsidR="3C2B45B8" w:rsidP="72E95857" w:rsidRDefault="3C2B45B8" w14:paraId="140ABCF7" w14:textId="7D07FE32">
      <w:pPr>
        <w:rPr>
          <w:highlight w:val="yellow"/>
        </w:rPr>
      </w:pPr>
      <w:r w:rsidRPr="72E95857">
        <w:rPr>
          <w:highlight w:val="yellow"/>
        </w:rPr>
        <w:t>A Host is the person providing accommodation for the household(s)</w:t>
      </w:r>
      <w:r w:rsidRPr="72E95857" w:rsidR="457DF09F">
        <w:rPr>
          <w:highlight w:val="yellow"/>
        </w:rPr>
        <w:t>.</w:t>
      </w:r>
    </w:p>
    <w:p w:rsidR="125560AC" w:rsidP="72E95857" w:rsidRDefault="125560AC" w14:paraId="4BBB13D3" w14:textId="23E7C23F">
      <w:pPr>
        <w:rPr>
          <w:highlight w:val="yellow"/>
        </w:rPr>
      </w:pPr>
      <w:r w:rsidRPr="72E95857">
        <w:rPr>
          <w:highlight w:val="yellow"/>
        </w:rPr>
        <w:t>A</w:t>
      </w:r>
      <w:r w:rsidRPr="72E95857" w:rsidR="217DA9EC">
        <w:rPr>
          <w:highlight w:val="yellow"/>
        </w:rPr>
        <w:t xml:space="preserve">n individual </w:t>
      </w:r>
      <w:r w:rsidRPr="72E95857" w:rsidR="4E9DA83B">
        <w:rPr>
          <w:highlight w:val="yellow"/>
        </w:rPr>
        <w:t>can be</w:t>
      </w:r>
      <w:r w:rsidRPr="72E95857" w:rsidR="217DA9EC">
        <w:rPr>
          <w:highlight w:val="yellow"/>
        </w:rPr>
        <w:t xml:space="preserve"> both sponsor and host.</w:t>
      </w:r>
      <w:r w:rsidR="217DA9EC">
        <w:t xml:space="preserve"> </w:t>
      </w:r>
    </w:p>
    <w:p w:rsidR="00CF5F1B" w:rsidP="002F27AA" w:rsidRDefault="002F27AA" w14:paraId="28CD3EA4" w14:textId="414F9E32">
      <w:pPr>
        <w:pStyle w:val="Heading2"/>
      </w:pPr>
      <w:bookmarkStart w:name="_Adding_a_New" w:id="100"/>
      <w:bookmarkEnd w:id="100"/>
      <w:bookmarkStart w:name="_Toc1260589645" w:id="1539982107"/>
      <w:r>
        <w:br/>
      </w:r>
      <w:r w:rsidR="30DAA689">
        <w:rPr/>
        <w:t>A</w:t>
      </w:r>
      <w:r w:rsidR="52C32960">
        <w:rPr/>
        <w:t>dding a New Sponsor/Host</w:t>
      </w:r>
      <w:bookmarkEnd w:id="1539982107"/>
    </w:p>
    <w:p w:rsidR="00FB4774" w:rsidRDefault="000C2652" w14:paraId="1597EDC0" w14:textId="2AFAFEFD">
      <w:pPr>
        <w:numPr>
          <w:ilvl w:val="0"/>
          <w:numId w:val="68"/>
        </w:numPr>
        <w:pBdr>
          <w:left w:val="none" w:color="auto" w:sz="0" w:space="11"/>
        </w:pBdr>
      </w:pPr>
      <w:r>
        <w:t xml:space="preserve">Click on the </w:t>
      </w:r>
      <w:bookmarkStart w:name="_Menus" w:id="102"/>
      <w:r w:rsidRPr="18099C84">
        <w:rPr>
          <w:color w:val="2B579A"/>
        </w:rPr>
        <w:fldChar w:fldCharType="begin"/>
      </w:r>
      <w:r>
        <w:instrText xml:space="preserve"> HYPERLINK  \l "_Sponsor" </w:instrText>
      </w:r>
      <w:r w:rsidRPr="18099C84">
        <w:rPr>
          <w:color w:val="2B579A"/>
        </w:rPr>
        <w:fldChar w:fldCharType="separate"/>
      </w:r>
      <w:r w:rsidRPr="18099C84">
        <w:rPr>
          <w:rStyle w:val="Hyperlink"/>
        </w:rPr>
        <w:t xml:space="preserve">Sponsor </w:t>
      </w:r>
      <w:r w:rsidRPr="18099C84" w:rsidR="00EB3BFF">
        <w:rPr>
          <w:rStyle w:val="Hyperlink"/>
        </w:rPr>
        <w:t>section</w:t>
      </w:r>
      <w:r w:rsidRPr="18099C84">
        <w:rPr>
          <w:color w:val="2B579A"/>
        </w:rPr>
        <w:fldChar w:fldCharType="end"/>
      </w:r>
      <w:r w:rsidR="00EB3BFF">
        <w:t xml:space="preserve"> </w:t>
      </w:r>
      <w:bookmarkEnd w:id="102"/>
      <w:r w:rsidR="00EB3BFF">
        <w:t>in left hand navigation</w:t>
      </w:r>
      <w:r w:rsidR="00F35BEE">
        <w:t>.</w:t>
      </w:r>
    </w:p>
    <w:p w:rsidR="002D32DD" w:rsidP="00FB4774" w:rsidRDefault="00FB4774" w14:paraId="3C7C570F" w14:textId="5B7AEB0B">
      <w:pPr>
        <w:pBdr>
          <w:left w:val="none" w:color="auto" w:sz="0" w:space="11"/>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rsidR="00FB4774" w:rsidRDefault="00FB4774" w14:paraId="623C4A7E" w14:textId="799B10EA">
      <w:pPr>
        <w:numPr>
          <w:ilvl w:val="0"/>
          <w:numId w:val="68"/>
        </w:numPr>
        <w:pBdr>
          <w:left w:val="none" w:color="auto" w:sz="0" w:space="11"/>
        </w:pBdr>
      </w:pPr>
      <w:r>
        <w:t xml:space="preserve">Click </w:t>
      </w:r>
      <w:r w:rsidR="003D120C">
        <w:t>New</w:t>
      </w:r>
      <w:r>
        <w:t xml:space="preserve"> at the top of the screen to </w:t>
      </w:r>
      <w:r w:rsidR="005723EA">
        <w:t xml:space="preserve">open </w:t>
      </w:r>
      <w:r w:rsidR="00CF1EB6">
        <w:t>a</w:t>
      </w:r>
      <w:r>
        <w:t xml:space="preserve"> blank </w:t>
      </w:r>
      <w:r w:rsidR="005723EA">
        <w:t xml:space="preserve">sponsor </w:t>
      </w:r>
      <w:r>
        <w:t>record</w:t>
      </w:r>
      <w:r w:rsidR="00F35BEE">
        <w:t>.</w:t>
      </w:r>
    </w:p>
    <w:p w:rsidR="007C17B9" w:rsidP="007C17B9" w:rsidRDefault="007C17B9" w14:paraId="1B446B14" w14:textId="74CB21A3">
      <w:pPr>
        <w:pBdr>
          <w:left w:val="none" w:color="auto" w:sz="0" w:space="11"/>
        </w:pBdr>
        <w:ind w:left="855"/>
      </w:pPr>
      <w:r w:rsidRPr="007C17B9">
        <w:rPr>
          <w:noProof/>
          <w:color w:val="2B579A"/>
          <w:shd w:val="clear" w:color="auto" w:fill="E6E6E6"/>
        </w:rPr>
        <w:drawing>
          <wp:inline distT="0" distB="0" distL="0" distR="0" wp14:anchorId="2FD64F12" wp14:editId="44382DF6">
            <wp:extent cx="3019425" cy="416908"/>
            <wp:effectExtent l="0" t="0" r="0" b="2540"/>
            <wp:docPr id="80" name="Picture 8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hart&#10;&#10;Description automatically generated"/>
                    <pic:cNvPicPr/>
                  </pic:nvPicPr>
                  <pic:blipFill>
                    <a:blip r:embed="rId83"/>
                    <a:stretch>
                      <a:fillRect/>
                    </a:stretch>
                  </pic:blipFill>
                  <pic:spPr>
                    <a:xfrm>
                      <a:off x="0" y="0"/>
                      <a:ext cx="3046745" cy="420680"/>
                    </a:xfrm>
                    <a:prstGeom prst="rect">
                      <a:avLst/>
                    </a:prstGeom>
                  </pic:spPr>
                </pic:pic>
              </a:graphicData>
            </a:graphic>
          </wp:inline>
        </w:drawing>
      </w:r>
    </w:p>
    <w:p w:rsidR="00640C61" w:rsidRDefault="002D3968" w14:paraId="2B496CEA" w14:textId="38CED9C1">
      <w:pPr>
        <w:numPr>
          <w:ilvl w:val="0"/>
          <w:numId w:val="68"/>
        </w:numPr>
        <w:pBdr>
          <w:left w:val="none" w:color="auto" w:sz="0" w:space="11"/>
        </w:pBdr>
      </w:pPr>
      <w:r>
        <w:t xml:space="preserve">Complete the fields within the </w:t>
      </w:r>
      <w:r w:rsidR="00515815">
        <w:t>Summary Tab</w:t>
      </w:r>
      <w:r w:rsidR="00E96C34">
        <w:t xml:space="preserve"> </w:t>
      </w:r>
      <w:r w:rsidR="00640C61">
        <w:t>noting the following:</w:t>
      </w:r>
    </w:p>
    <w:p w:rsidR="00FB4774" w:rsidRDefault="00646A84" w14:paraId="21505282" w14:textId="2DD628E8">
      <w:pPr>
        <w:numPr>
          <w:ilvl w:val="1"/>
          <w:numId w:val="68"/>
        </w:numPr>
        <w:pBdr>
          <w:left w:val="none" w:color="auto" w:sz="0" w:space="11"/>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(EoI)</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rsidR="00640C61" w:rsidRDefault="00F70A7B" w14:paraId="0CD98438" w14:textId="49320E45">
      <w:pPr>
        <w:numPr>
          <w:ilvl w:val="1"/>
          <w:numId w:val="68"/>
        </w:numPr>
        <w:pBdr>
          <w:left w:val="none" w:color="auto" w:sz="0" w:space="11"/>
        </w:pBdr>
      </w:pPr>
      <w:r>
        <w:t xml:space="preserve">Address </w:t>
      </w:r>
      <w:r w:rsidR="00296251">
        <w:t>refers</w:t>
      </w:r>
      <w:r w:rsidR="006435FA">
        <w:t xml:space="preserve"> to the </w:t>
      </w:r>
      <w:r w:rsidR="0039663F">
        <w:t xml:space="preserve">home </w:t>
      </w:r>
      <w:r w:rsidR="00985D6B">
        <w:t xml:space="preserve">that the host lives in, rather than the address of the accommodation </w:t>
      </w:r>
      <w:r w:rsidR="00DE47EE">
        <w:t>being</w:t>
      </w:r>
      <w:r w:rsidR="00985D6B">
        <w:t xml:space="preserve"> offer</w:t>
      </w:r>
      <w:r w:rsidR="00DE47EE">
        <w:t>ed</w:t>
      </w:r>
      <w:r w:rsidR="00985D6B">
        <w:t>.</w:t>
      </w:r>
    </w:p>
    <w:p w:rsidR="00515815" w:rsidRDefault="00515815" w14:paraId="6BEB7B3F" w14:textId="5514BBE6">
      <w:pPr>
        <w:numPr>
          <w:ilvl w:val="1"/>
          <w:numId w:val="68"/>
        </w:numPr>
        <w:pBdr>
          <w:left w:val="none" w:color="auto" w:sz="0" w:space="11"/>
        </w:pBdr>
      </w:pPr>
      <w:r>
        <w:t>Once checks are completed</w:t>
      </w:r>
      <w:r w:rsidR="000F2D5D">
        <w:t xml:space="preserve"> and the host is active and receiving their monthly contribution, you will be able to add their finance system </w:t>
      </w:r>
      <w:r w:rsidR="00296251">
        <w:t>reference and other details within this section for reference. It will not link directly to your local finance systems.</w:t>
      </w:r>
    </w:p>
    <w:p w:rsidR="006C5291" w:rsidRDefault="006C5291" w14:paraId="6BF4F8F2" w14:textId="750D7537">
      <w:pPr>
        <w:numPr>
          <w:ilvl w:val="0"/>
          <w:numId w:val="68"/>
        </w:numPr>
        <w:pBdr>
          <w:left w:val="none" w:color="auto" w:sz="0" w:space="11"/>
        </w:pBdr>
      </w:pPr>
      <w:r>
        <w:t xml:space="preserve">Update </w:t>
      </w:r>
      <w:hyperlink w:history="1" w:anchor="_Using_Case_Notes">
        <w:r w:rsidRPr="00785D2B">
          <w:rPr>
            <w:rStyle w:val="Hyperlink"/>
          </w:rPr>
          <w:t>Case Notes and Activities</w:t>
        </w:r>
      </w:hyperlink>
      <w:r>
        <w:t xml:space="preserve"> as appropriate.</w:t>
      </w:r>
    </w:p>
    <w:p w:rsidR="00E26EF4" w:rsidRDefault="00E26EF4" w14:paraId="65F33F8E" w14:textId="1C05F454">
      <w:pPr>
        <w:numPr>
          <w:ilvl w:val="0"/>
          <w:numId w:val="68"/>
        </w:numPr>
        <w:pBdr>
          <w:left w:val="none" w:color="auto" w:sz="0" w:space="11"/>
        </w:pBdr>
      </w:pPr>
      <w:r>
        <w:lastRenderedPageBreak/>
        <w:t>Click Save</w:t>
      </w:r>
      <w:r w:rsidR="008F0E48">
        <w:t>.</w:t>
      </w:r>
    </w:p>
    <w:p w:rsidR="00CF5F1B" w:rsidP="00FB4774" w:rsidRDefault="00CF5F1B" w14:paraId="64BD2852" w14:textId="1598991A">
      <w:pPr>
        <w:ind w:left="567"/>
      </w:pPr>
    </w:p>
    <w:p w:rsidR="00CF5F1B" w:rsidP="002F27AA" w:rsidRDefault="52C32960" w14:paraId="4A44FA74" w14:textId="4344CD6C">
      <w:pPr>
        <w:pStyle w:val="Heading2"/>
      </w:pPr>
      <w:bookmarkStart w:name="_Adding_Host_Addresses" w:id="103"/>
      <w:bookmarkEnd w:id="103"/>
      <w:bookmarkStart w:name="_Toc1997832400" w:id="267970631"/>
      <w:r w:rsidR="52C32960">
        <w:rPr/>
        <w:t xml:space="preserve">Adding </w:t>
      </w:r>
      <w:r w:rsidR="28E65396">
        <w:rPr/>
        <w:t>Host</w:t>
      </w:r>
      <w:r w:rsidR="52C32960">
        <w:rPr/>
        <w:t xml:space="preserve"> </w:t>
      </w:r>
      <w:r w:rsidR="28E65396">
        <w:rPr/>
        <w:t>A</w:t>
      </w:r>
      <w:r w:rsidR="52C32960">
        <w:rPr/>
        <w:t>ddresses</w:t>
      </w:r>
      <w:bookmarkEnd w:id="267970631"/>
    </w:p>
    <w:p w:rsidR="00685BF2" w:rsidP="00C80BB8" w:rsidRDefault="005F0D2A" w14:paraId="47258575" w14:textId="4FA9D4E0">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rsidR="00685BF2" w:rsidP="00C80BB8" w:rsidRDefault="00685BF2" w14:paraId="2F9BF105" w14:textId="77777777">
      <w:r>
        <w:t>To add a host address you need to:</w:t>
      </w:r>
    </w:p>
    <w:p w:rsidR="004B07CC" w:rsidRDefault="005F692B" w14:paraId="70A607DC" w14:textId="1EB74972">
      <w:pPr>
        <w:numPr>
          <w:ilvl w:val="0"/>
          <w:numId w:val="69"/>
        </w:numPr>
        <w:pBdr>
          <w:left w:val="none" w:color="auto" w:sz="0" w:space="11"/>
        </w:pBdr>
      </w:pPr>
      <w:r>
        <w:t xml:space="preserve">Click on the </w:t>
      </w:r>
      <w:hyperlink w:history="1" w:anchor="_Sponsor">
        <w:r w:rsidRPr="00E70E72">
          <w:rPr>
            <w:rStyle w:val="Hyperlink"/>
          </w:rPr>
          <w:t>Sponsor section</w:t>
        </w:r>
      </w:hyperlink>
      <w:r>
        <w:t xml:space="preserve"> in left hand navigation</w:t>
      </w:r>
      <w:r w:rsidR="00B43514">
        <w:t xml:space="preserve"> and find the sponsor record required.</w:t>
      </w:r>
    </w:p>
    <w:p w:rsidR="005F692B" w:rsidRDefault="00B43514" w14:paraId="1AC560DC" w14:textId="7F5390D4">
      <w:pPr>
        <w:numPr>
          <w:ilvl w:val="0"/>
          <w:numId w:val="69"/>
        </w:numPr>
        <w:pBdr>
          <w:left w:val="none" w:color="auto" w:sz="0" w:space="11"/>
        </w:pBdr>
      </w:pPr>
      <w:r>
        <w:t xml:space="preserve">Open the </w:t>
      </w:r>
      <w:r w:rsidR="006301BA">
        <w:t>S</w:t>
      </w:r>
      <w:r w:rsidR="005F692B">
        <w:t>ponsor record</w:t>
      </w:r>
      <w:r w:rsidR="00F133E6">
        <w:t>.</w:t>
      </w:r>
    </w:p>
    <w:p w:rsidR="00B43514" w:rsidRDefault="00B43514" w14:paraId="3E7F7DAD" w14:textId="56E168C4">
      <w:pPr>
        <w:numPr>
          <w:ilvl w:val="0"/>
          <w:numId w:val="69"/>
        </w:numPr>
        <w:pBdr>
          <w:left w:val="none" w:color="auto" w:sz="0" w:space="11"/>
        </w:pBdr>
      </w:pPr>
      <w:r>
        <w:t xml:space="preserve">Click on the Host </w:t>
      </w:r>
      <w:r w:rsidR="00C142A2">
        <w:t xml:space="preserve">Addresses </w:t>
      </w:r>
      <w:r>
        <w:t>Tab</w:t>
      </w:r>
      <w:r w:rsidR="00C142A2">
        <w:t xml:space="preserve"> and click on New Host Address</w:t>
      </w:r>
    </w:p>
    <w:p w:rsidR="00B43514" w:rsidP="00103B4A" w:rsidRDefault="00103B4A" w14:paraId="38B06B31" w14:textId="76DD5EAD">
      <w:pPr>
        <w:pBdr>
          <w:left w:val="none" w:color="auto" w:sz="0" w:space="11"/>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rsidR="005F692B" w:rsidRDefault="00781970" w14:paraId="75EF280C" w14:textId="50441C2E">
      <w:pPr>
        <w:numPr>
          <w:ilvl w:val="0"/>
          <w:numId w:val="69"/>
        </w:numPr>
        <w:pBdr>
          <w:left w:val="none" w:color="auto" w:sz="0" w:space="11"/>
        </w:pBdr>
      </w:pPr>
      <w:r>
        <w:t>Complete the form</w:t>
      </w:r>
      <w:r w:rsidR="00FD4167">
        <w:t>, considering the f</w:t>
      </w:r>
      <w:r w:rsidR="00D20982">
        <w:t>ollowing:</w:t>
      </w:r>
    </w:p>
    <w:p w:rsidR="00D20982" w:rsidRDefault="00D20982" w14:paraId="12E4C6CC" w14:textId="6FA89F9D">
      <w:pPr>
        <w:numPr>
          <w:ilvl w:val="1"/>
          <w:numId w:val="69"/>
        </w:numPr>
        <w:pBdr>
          <w:left w:val="none" w:color="auto" w:sz="0" w:space="11"/>
        </w:pBdr>
      </w:pPr>
      <w:r>
        <w:t>Address fields are for the accommodation that is being offered</w:t>
      </w:r>
      <w:r w:rsidR="004D276C">
        <w:t xml:space="preserve"> which may not necessarily be the address at which the host live.</w:t>
      </w:r>
    </w:p>
    <w:p w:rsidR="004D276C" w:rsidRDefault="004D276C" w14:paraId="2D12F926" w14:textId="0D667FE9">
      <w:pPr>
        <w:numPr>
          <w:ilvl w:val="1"/>
          <w:numId w:val="69"/>
        </w:numPr>
        <w:pBdr>
          <w:left w:val="none" w:color="auto" w:sz="0" w:space="11"/>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rsidR="001A683D" w:rsidRDefault="000651A9" w14:paraId="0FDFE61C" w14:textId="77777777">
      <w:pPr>
        <w:numPr>
          <w:ilvl w:val="0"/>
          <w:numId w:val="69"/>
        </w:numPr>
        <w:pBdr>
          <w:left w:val="none" w:color="auto" w:sz="0" w:space="11"/>
        </w:pBdr>
      </w:pPr>
      <w:r>
        <w:t>Save the record.</w:t>
      </w:r>
    </w:p>
    <w:p w:rsidR="00D1586F" w:rsidRDefault="00E00B45" w14:paraId="5D6F71E7" w14:textId="443E5AF4">
      <w:pPr>
        <w:numPr>
          <w:ilvl w:val="0"/>
          <w:numId w:val="69"/>
        </w:numPr>
        <w:pBdr>
          <w:left w:val="none" w:color="auto" w:sz="0" w:space="11"/>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records. </w:t>
      </w:r>
      <w:r>
        <w:t xml:space="preserve"> </w:t>
      </w:r>
      <w:r w:rsidR="007D4DF2">
        <w:t xml:space="preserve">Click </w:t>
      </w:r>
      <w:r w:rsidR="005014BD">
        <w:t>A</w:t>
      </w:r>
      <w:r w:rsidR="007D4DF2">
        <w:t xml:space="preserve">ssign in the top navigation of </w:t>
      </w:r>
      <w:r w:rsidR="00C71A1F">
        <w:t>the data platform</w:t>
      </w:r>
      <w:r w:rsidR="001A683D">
        <w:t xml:space="preserve">. </w:t>
      </w:r>
    </w:p>
    <w:p w:rsidR="00871039" w:rsidP="00871039" w:rsidRDefault="00871039" w14:paraId="07E643F7" w14:textId="71F47113">
      <w:pPr>
        <w:pBdr>
          <w:left w:val="none" w:color="auto" w:sz="0" w:space="11"/>
        </w:pBdr>
        <w:ind w:left="855"/>
      </w:pPr>
      <w:r>
        <w:rPr>
          <w:noProof/>
          <w:color w:val="2B579A"/>
          <w:shd w:val="clear" w:color="auto" w:fill="E6E6E6"/>
        </w:rPr>
        <w:drawing>
          <wp:inline distT="0" distB="0" distL="0" distR="0" wp14:anchorId="69D9E178" wp14:editId="66ABB07A">
            <wp:extent cx="2609984" cy="2159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5">
                      <a:extLst>
                        <a:ext uri="{28A0092B-C50C-407E-A947-70E740481C1C}">
                          <a14:useLocalDpi xmlns:a14="http://schemas.microsoft.com/office/drawing/2010/main" val="0"/>
                        </a:ext>
                      </a:extLst>
                    </a:blip>
                    <a:stretch>
                      <a:fillRect/>
                    </a:stretch>
                  </pic:blipFill>
                  <pic:spPr>
                    <a:xfrm>
                      <a:off x="0" y="0"/>
                      <a:ext cx="2609984" cy="215911"/>
                    </a:xfrm>
                    <a:prstGeom prst="rect">
                      <a:avLst/>
                    </a:prstGeom>
                  </pic:spPr>
                </pic:pic>
              </a:graphicData>
            </a:graphic>
          </wp:inline>
        </w:drawing>
      </w:r>
    </w:p>
    <w:p w:rsidR="00C6116C" w:rsidRDefault="00C6116C" w14:paraId="58C0DDCF" w14:textId="2FEFE869">
      <w:pPr>
        <w:numPr>
          <w:ilvl w:val="0"/>
          <w:numId w:val="69"/>
        </w:numPr>
        <w:pBdr>
          <w:left w:val="none" w:color="auto" w:sz="0" w:space="11"/>
        </w:pBdr>
      </w:pPr>
      <w:r>
        <w:t xml:space="preserve">Assign to User or Team and then </w:t>
      </w:r>
      <w:r w:rsidR="00F27710">
        <w:t>hit enter to browse your local authority</w:t>
      </w:r>
    </w:p>
    <w:p w:rsidR="00FB6F76" w:rsidP="00C6116C" w:rsidRDefault="00C6116C" w14:paraId="4FD061E9" w14:textId="2BC12631">
      <w:pPr>
        <w:pBdr>
          <w:left w:val="none" w:color="auto" w:sz="0" w:space="11"/>
        </w:pBdr>
        <w:ind w:left="855"/>
      </w:pPr>
      <w:r>
        <w:rPr>
          <w:noProof/>
          <w:color w:val="2B579A"/>
          <w:shd w:val="clear" w:color="auto" w:fill="E6E6E6"/>
        </w:rPr>
        <w:lastRenderedPageBreak/>
        <w:drawing>
          <wp:inline distT="0" distB="0" distL="0" distR="0" wp14:anchorId="3DDDC274" wp14:editId="0D771083">
            <wp:extent cx="2867025" cy="1743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rsidR="00871039" w:rsidP="006B4D09" w:rsidRDefault="00552646" w14:paraId="512A7124" w14:textId="12558D77">
      <w:pPr>
        <w:pBdr>
          <w:left w:val="none" w:color="auto" w:sz="0" w:space="11"/>
        </w:pBdr>
      </w:pPr>
      <w:r>
        <w:t xml:space="preserve">To check, this has happened correctly, you can check the </w:t>
      </w:r>
      <w:r w:rsidR="002142A4">
        <w:t>host address to ensure the host local authority has changed as well as the ‘owner</w:t>
      </w:r>
      <w:r w:rsidR="00DE7377">
        <w:t>’ in the top right corner of the record.</w:t>
      </w:r>
      <w:r w:rsidR="002142A4">
        <w:t xml:space="preserve"> </w:t>
      </w:r>
      <w:r>
        <w:t xml:space="preserve"> </w:t>
      </w:r>
      <w:r w:rsidR="008575FE">
        <w:t xml:space="preserve">This may take a </w:t>
      </w:r>
      <w:r w:rsidR="009211E0">
        <w:t>little while</w:t>
      </w:r>
      <w:r w:rsidR="008575FE">
        <w:t xml:space="preserve"> to filter through so refresh </w:t>
      </w:r>
      <w:r w:rsidR="009211E0">
        <w:t xml:space="preserve">after </w:t>
      </w:r>
      <w:r w:rsidR="005014BD">
        <w:t>20-30 seconds</w:t>
      </w:r>
      <w:r w:rsidR="009211E0">
        <w:t>.</w:t>
      </w:r>
    </w:p>
    <w:p w:rsidR="006B4D09" w:rsidP="000651A9" w:rsidRDefault="6EF0C7C0" w14:paraId="34DF3B13" w14:textId="77777777">
      <w:pPr>
        <w:pStyle w:val="Heading2"/>
      </w:pPr>
      <w:bookmarkStart w:name="_Linking_an_applicant" w:id="105"/>
      <w:bookmarkEnd w:id="105"/>
      <w:bookmarkStart w:name="_Toc53269240" w:id="1485015976"/>
      <w:r w:rsidR="6EF0C7C0">
        <w:rPr/>
        <w:t>Linking a</w:t>
      </w:r>
      <w:r w:rsidR="567D158F">
        <w:rPr/>
        <w:t>n applicant</w:t>
      </w:r>
      <w:r w:rsidR="6EF0C7C0">
        <w:rPr/>
        <w:t xml:space="preserve"> record and a </w:t>
      </w:r>
      <w:r w:rsidR="4D3403D7">
        <w:rPr/>
        <w:t>Sponsor r</w:t>
      </w:r>
      <w:r w:rsidR="6EF0C7C0">
        <w:rPr/>
        <w:t>ecord</w:t>
      </w:r>
      <w:bookmarkEnd w:id="1485015976"/>
    </w:p>
    <w:p w:rsidR="006B4D09" w:rsidP="006B4D09" w:rsidRDefault="006B4D09" w14:paraId="009696E1" w14:textId="5CD92BA2">
      <w:pPr>
        <w:pBdr>
          <w:left w:val="none" w:color="auto" w:sz="0" w:space="11"/>
        </w:pBdr>
      </w:pPr>
      <w:r>
        <w:t>When linking a sponsor to a household there are two steps to follow.</w:t>
      </w:r>
    </w:p>
    <w:p w:rsidR="008B039A" w:rsidRDefault="007430EA" w14:paraId="47F8A3C2" w14:textId="77777777">
      <w:pPr>
        <w:pStyle w:val="ListParagraph"/>
        <w:numPr>
          <w:ilvl w:val="0"/>
          <w:numId w:val="70"/>
        </w:numPr>
        <w:pBdr>
          <w:left w:val="none" w:color="auto" w:sz="0" w:space="11"/>
        </w:pBdr>
        <w:ind w:left="851" w:hanging="425"/>
      </w:pPr>
      <w:r>
        <w:t xml:space="preserve">Within the individual applicant record, you need to input the sponsor details within the </w:t>
      </w:r>
      <w:r w:rsidR="004A70D3">
        <w:t>Personal Details Tab.</w:t>
      </w:r>
      <w:r w:rsidR="0051371B">
        <w:t xml:space="preserve">  </w:t>
      </w:r>
    </w:p>
    <w:p w:rsidR="008B039A" w:rsidRDefault="008B039A" w14:paraId="6218AA07" w14:textId="5B1C6845">
      <w:pPr>
        <w:pStyle w:val="ListParagraph"/>
        <w:numPr>
          <w:ilvl w:val="0"/>
          <w:numId w:val="70"/>
        </w:numPr>
        <w:pBdr>
          <w:left w:val="none" w:color="auto" w:sz="0" w:space="11"/>
        </w:pBdr>
        <w:ind w:left="851" w:hanging="425"/>
      </w:pPr>
      <w:r>
        <w:t>Create a</w:t>
      </w:r>
      <w:r w:rsidR="004D2032">
        <w:t xml:space="preserve"> Household Placement Tracking record</w:t>
      </w:r>
    </w:p>
    <w:p w:rsidR="004D2032" w:rsidP="004D2032" w:rsidRDefault="004D2032" w14:paraId="6BD8FA8D" w14:textId="7E10EB1B">
      <w:pPr>
        <w:pStyle w:val="ListParagraph"/>
        <w:pBdr>
          <w:left w:val="none" w:color="auto" w:sz="0" w:space="11"/>
        </w:pBdr>
        <w:ind w:left="851"/>
      </w:pPr>
    </w:p>
    <w:p w:rsidR="00105C13" w:rsidP="00024FB4" w:rsidRDefault="556C800B" w14:paraId="588A2F83" w14:textId="77777777">
      <w:pPr>
        <w:pStyle w:val="Heading3"/>
      </w:pPr>
      <w:bookmarkStart w:name="_Toc1154282303" w:id="170979373"/>
      <w:r w:rsidR="556C800B">
        <w:rPr/>
        <w:t>Adding the Sponsor Details to your applicant record</w:t>
      </w:r>
      <w:bookmarkEnd w:id="170979373"/>
    </w:p>
    <w:p w:rsidR="00D0645F" w:rsidRDefault="00D0645F" w14:paraId="568EEADB" w14:textId="2854346E">
      <w:pPr>
        <w:pStyle w:val="ListParagraph"/>
        <w:numPr>
          <w:ilvl w:val="0"/>
          <w:numId w:val="71"/>
        </w:numPr>
        <w:pBdr>
          <w:left w:val="none" w:color="auto" w:sz="0" w:space="11"/>
        </w:pBdr>
        <w:ind w:left="851" w:hanging="425"/>
      </w:pPr>
      <w:r w:rsidRPr="00105C13">
        <w:t xml:space="preserve">Open the applicant record from the </w:t>
      </w:r>
      <w:hyperlink w:history="1" w:anchor="_Applicant">
        <w:r w:rsidRPr="00CD0CFE" w:rsidR="007F75B3">
          <w:rPr>
            <w:rStyle w:val="Hyperlink"/>
          </w:rPr>
          <w:t>A</w:t>
        </w:r>
        <w:r w:rsidRPr="00CD0CFE">
          <w:rPr>
            <w:rStyle w:val="Hyperlink"/>
          </w:rPr>
          <w:t>pplicant section</w:t>
        </w:r>
      </w:hyperlink>
      <w:r w:rsidRPr="00105C13">
        <w:t xml:space="preserve"> of the data platform</w:t>
      </w:r>
      <w:r w:rsidRPr="00105C13" w:rsidR="00024FB4">
        <w:t xml:space="preserve"> and click on the Personal Details tab.</w:t>
      </w:r>
    </w:p>
    <w:p w:rsidR="0051371B" w:rsidRDefault="00385E1C" w14:paraId="4592542D" w14:textId="61B5BB3C">
      <w:pPr>
        <w:pStyle w:val="ListParagraph"/>
        <w:numPr>
          <w:ilvl w:val="0"/>
          <w:numId w:val="71"/>
        </w:numPr>
        <w:pBdr>
          <w:left w:val="none" w:color="auto" w:sz="0" w:space="11"/>
        </w:pBdr>
        <w:ind w:left="851" w:hanging="425"/>
      </w:pPr>
      <w:r>
        <w:t xml:space="preserve">Click in the </w:t>
      </w:r>
      <w:r w:rsidR="005A6040">
        <w:t xml:space="preserve">Sponsor </w:t>
      </w:r>
      <w:r w:rsidR="007F75B3">
        <w:t>t</w:t>
      </w:r>
      <w:r w:rsidR="005A6040">
        <w:t xml:space="preserve">ab to </w:t>
      </w:r>
      <w:r w:rsidR="0038066C">
        <w:t>add</w:t>
      </w:r>
      <w:r w:rsidR="00226656">
        <w:t xml:space="preserve"> the name of your sponsor</w:t>
      </w:r>
      <w:r w:rsidR="0038066C">
        <w:t xml:space="preserve">.  You can either type the name </w:t>
      </w:r>
      <w:r w:rsidR="0051371B">
        <w:t xml:space="preserve">or press return to bring up a full list.  </w:t>
      </w:r>
    </w:p>
    <w:p w:rsidR="006B4D09" w:rsidP="00CB12C4" w:rsidRDefault="00385E1C" w14:paraId="4EB36C49" w14:textId="7F509F18">
      <w:pPr>
        <w:pStyle w:val="ListParagraph"/>
        <w:pBdr>
          <w:left w:val="none" w:color="auto" w:sz="0" w:space="11"/>
        </w:pBdr>
      </w:pPr>
      <w:r w:rsidRPr="00385E1C">
        <w:rPr>
          <w:noProof/>
          <w:color w:val="2B579A"/>
          <w:shd w:val="clear" w:color="auto" w:fill="E6E6E6"/>
        </w:rPr>
        <w:drawing>
          <wp:inline distT="0" distB="0" distL="0" distR="0" wp14:anchorId="1D7863FB" wp14:editId="58586FC8">
            <wp:extent cx="3492500" cy="1278053"/>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87"/>
                    <a:stretch>
                      <a:fillRect/>
                    </a:stretch>
                  </pic:blipFill>
                  <pic:spPr>
                    <a:xfrm>
                      <a:off x="0" y="0"/>
                      <a:ext cx="3509396" cy="1284236"/>
                    </a:xfrm>
                    <a:prstGeom prst="rect">
                      <a:avLst/>
                    </a:prstGeom>
                  </pic:spPr>
                </pic:pic>
              </a:graphicData>
            </a:graphic>
          </wp:inline>
        </w:drawing>
      </w:r>
    </w:p>
    <w:p w:rsidR="00E17B91" w:rsidP="002F0948" w:rsidRDefault="00F134E3" w14:paraId="582A9D09" w14:textId="4F9F65F4">
      <w:pPr>
        <w:pStyle w:val="ListParagraph"/>
        <w:pBdr>
          <w:left w:val="none" w:color="auto" w:sz="0" w:space="11"/>
        </w:pBdr>
        <w:rPr>
          <w:noProof/>
        </w:rPr>
      </w:pPr>
      <w:r w:rsidRPr="009B797F">
        <w:rPr>
          <w:noProof/>
          <w:color w:val="2B579A"/>
          <w:shd w:val="clear" w:color="auto" w:fill="E6E6E6"/>
        </w:rPr>
        <w:drawing>
          <wp:anchor distT="0" distB="0" distL="114300" distR="114300" simplePos="0" relativeHeight="251658240" behindDoc="0" locked="0" layoutInCell="1" allowOverlap="1" wp14:anchorId="11C44B75" wp14:editId="74728740">
            <wp:simplePos x="0" y="0"/>
            <wp:positionH relativeFrom="column">
              <wp:posOffset>3003550</wp:posOffset>
            </wp:positionH>
            <wp:positionV relativeFrom="paragraph">
              <wp:posOffset>548640</wp:posOffset>
            </wp:positionV>
            <wp:extent cx="2108200" cy="1428253"/>
            <wp:effectExtent l="0" t="0" r="6350" b="635"/>
            <wp:wrapNone/>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112906" cy="1431441"/>
                    </a:xfrm>
                    <a:prstGeom prst="rect">
                      <a:avLst/>
                    </a:prstGeom>
                  </pic:spPr>
                </pic:pic>
              </a:graphicData>
            </a:graphic>
            <wp14:sizeRelH relativeFrom="margin">
              <wp14:pctWidth>0</wp14:pctWidth>
            </wp14:sizeRelH>
            <wp14:sizeRelV relativeFrom="margin">
              <wp14:pctHeight>0</wp14:pctHeight>
            </wp14:sizeRelV>
          </wp:anchor>
        </w:drawing>
      </w:r>
      <w:r w:rsidR="002F0948">
        <w:t xml:space="preserve">If your sponsor has more than one address or you have multiple sponsors with the same name, click on the </w:t>
      </w:r>
      <w:r w:rsidR="00CB12C4">
        <w:t>drop-down</w:t>
      </w:r>
      <w:r w:rsidR="002F0948">
        <w:t xml:space="preserve"> arrow next to their name to see further details</w:t>
      </w:r>
      <w:r w:rsidR="00915AC8">
        <w:t>.</w:t>
      </w:r>
      <w:r w:rsidR="00386330">
        <w:br/>
      </w:r>
      <w:r w:rsidRPr="00C47FE3" w:rsidR="00C47FE3">
        <w:rPr>
          <w:noProof/>
          <w:color w:val="2B579A"/>
          <w:shd w:val="clear" w:color="auto" w:fill="E6E6E6"/>
        </w:rPr>
        <w:drawing>
          <wp:inline distT="0" distB="0" distL="0" distR="0" wp14:anchorId="72F51024" wp14:editId="095CCBB3">
            <wp:extent cx="2254250" cy="1269914"/>
            <wp:effectExtent l="0" t="0" r="0" b="6985"/>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89"/>
                    <a:stretch>
                      <a:fillRect/>
                    </a:stretch>
                  </pic:blipFill>
                  <pic:spPr>
                    <a:xfrm>
                      <a:off x="0" y="0"/>
                      <a:ext cx="2264278" cy="1275563"/>
                    </a:xfrm>
                    <a:prstGeom prst="rect">
                      <a:avLst/>
                    </a:prstGeom>
                  </pic:spPr>
                </pic:pic>
              </a:graphicData>
            </a:graphic>
          </wp:inline>
        </w:drawing>
      </w:r>
      <w:r w:rsidRPr="009B797F" w:rsidR="009B797F">
        <w:rPr>
          <w:noProof/>
        </w:rPr>
        <w:t xml:space="preserve"> </w:t>
      </w:r>
    </w:p>
    <w:p w:rsidR="000651A9" w:rsidP="002F0948" w:rsidRDefault="000651A9" w14:paraId="0D99683F" w14:textId="3B54B373">
      <w:pPr>
        <w:pStyle w:val="ListParagraph"/>
        <w:pBdr>
          <w:left w:val="none" w:color="auto" w:sz="0" w:space="11"/>
        </w:pBdr>
      </w:pPr>
    </w:p>
    <w:p w:rsidR="00A65403" w:rsidP="002F0948" w:rsidRDefault="00A65403" w14:paraId="60073E06" w14:textId="77777777">
      <w:pPr>
        <w:pStyle w:val="ListParagraph"/>
        <w:pBdr>
          <w:left w:val="none" w:color="auto" w:sz="0" w:space="11"/>
        </w:pBdr>
      </w:pPr>
    </w:p>
    <w:p w:rsidR="00E17B91" w:rsidRDefault="00E17B91" w14:paraId="14D1395F" w14:textId="31172585">
      <w:pPr>
        <w:pStyle w:val="ListParagraph"/>
        <w:numPr>
          <w:ilvl w:val="0"/>
          <w:numId w:val="71"/>
        </w:numPr>
        <w:pBdr>
          <w:left w:val="none" w:color="auto" w:sz="0" w:space="11"/>
        </w:pBdr>
        <w:ind w:left="851" w:hanging="425"/>
      </w:pPr>
      <w:r>
        <w:t>Click in the host address field to select the appropriate address.  It will only list those associated with the sponsor.</w:t>
      </w:r>
    </w:p>
    <w:p w:rsidR="00F723C5" w:rsidP="0033121A" w:rsidRDefault="00F723C5" w14:paraId="651E1284" w14:textId="23A1E4BF">
      <w:pPr>
        <w:pBdr>
          <w:left w:val="none" w:color="auto" w:sz="0" w:space="11"/>
        </w:pBdr>
        <w:ind w:left="709"/>
      </w:pPr>
      <w:r w:rsidRPr="00F723C5">
        <w:rPr>
          <w:noProof/>
          <w:color w:val="2B579A"/>
          <w:shd w:val="clear" w:color="auto" w:fill="E6E6E6"/>
        </w:rPr>
        <w:drawing>
          <wp:inline distT="0" distB="0" distL="0" distR="0" wp14:anchorId="28C73284" wp14:editId="37FE5F68">
            <wp:extent cx="2298700" cy="1264596"/>
            <wp:effectExtent l="0" t="0" r="635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90"/>
                    <a:stretch>
                      <a:fillRect/>
                    </a:stretch>
                  </pic:blipFill>
                  <pic:spPr>
                    <a:xfrm>
                      <a:off x="0" y="0"/>
                      <a:ext cx="2305018" cy="1268072"/>
                    </a:xfrm>
                    <a:prstGeom prst="rect">
                      <a:avLst/>
                    </a:prstGeom>
                  </pic:spPr>
                </pic:pic>
              </a:graphicData>
            </a:graphic>
          </wp:inline>
        </w:drawing>
      </w:r>
    </w:p>
    <w:p w:rsidR="009546E1" w:rsidP="009546E1" w:rsidRDefault="009546E1" w14:paraId="0601B2D4" w14:textId="420D7B0E">
      <w:pPr>
        <w:pBdr>
          <w:left w:val="none" w:color="auto" w:sz="0" w:space="11"/>
        </w:pBdr>
        <w:ind w:left="855"/>
      </w:pPr>
      <w:r>
        <w:t xml:space="preserve">If you select the wrong </w:t>
      </w:r>
      <w:r w:rsidR="00F134E3">
        <w:t>address,</w:t>
      </w:r>
      <w:r>
        <w:t xml:space="preserve"> you can easily delete and select the right address or check the HA reference in the host address tab within the Sponsor section of the </w:t>
      </w:r>
      <w:r w:rsidR="00F134E3">
        <w:t>platform</w:t>
      </w:r>
      <w:r>
        <w:t>.</w:t>
      </w:r>
    </w:p>
    <w:p w:rsidR="00AF10F2" w:rsidRDefault="00AF10F2" w14:paraId="03CBCC63" w14:textId="5AD958E7">
      <w:pPr>
        <w:pStyle w:val="ListParagraph"/>
        <w:numPr>
          <w:ilvl w:val="0"/>
          <w:numId w:val="71"/>
        </w:numPr>
        <w:pBdr>
          <w:left w:val="none" w:color="auto" w:sz="0" w:space="11"/>
        </w:pBdr>
        <w:ind w:left="851" w:hanging="425"/>
      </w:pPr>
      <w:r>
        <w:t xml:space="preserve">Click </w:t>
      </w:r>
      <w:r w:rsidR="006059D6">
        <w:t>S</w:t>
      </w:r>
      <w:r>
        <w:t xml:space="preserve">ave or </w:t>
      </w:r>
      <w:r w:rsidR="006059D6">
        <w:t>S</w:t>
      </w:r>
      <w:r>
        <w:t xml:space="preserve">ave and </w:t>
      </w:r>
      <w:r w:rsidR="006059D6">
        <w:t>C</w:t>
      </w:r>
      <w:r>
        <w:t>lose.</w:t>
      </w:r>
      <w:r w:rsidR="00BA1F95">
        <w:br/>
      </w:r>
    </w:p>
    <w:p w:rsidR="00FE28D8" w:rsidP="007F75B3" w:rsidRDefault="1081BCA7" w14:paraId="6C79D791" w14:textId="5598F18C">
      <w:pPr>
        <w:pStyle w:val="Heading3"/>
      </w:pPr>
      <w:bookmarkStart w:name="_Create_a_Household" w:id="108"/>
      <w:bookmarkEnd w:id="108"/>
      <w:bookmarkStart w:name="_Toc966230255" w:id="1269095664"/>
      <w:r w:rsidR="1081BCA7">
        <w:rPr/>
        <w:t>Create a Household Placement Tracking record</w:t>
      </w:r>
      <w:bookmarkEnd w:id="1269095664"/>
    </w:p>
    <w:p w:rsidR="009471BA" w:rsidRDefault="7AF734C9" w14:paraId="15227CA8" w14:textId="5736C9A3">
      <w:pPr>
        <w:pStyle w:val="ListParagraph"/>
        <w:numPr>
          <w:ilvl w:val="0"/>
          <w:numId w:val="73"/>
        </w:numPr>
        <w:pBdr>
          <w:left w:val="none" w:color="auto" w:sz="0" w:space="11"/>
        </w:pBdr>
      </w:pPr>
      <w:r>
        <w:t>C</w:t>
      </w:r>
      <w:r w:rsidR="1081BCA7">
        <w:t xml:space="preserve">reate a </w:t>
      </w:r>
      <w:r w:rsidR="7B5A0CCF">
        <w:t xml:space="preserve">household </w:t>
      </w:r>
      <w:hyperlink w:anchor="_Creating_a_new">
        <w:r w:rsidRPr="1ACB620F" w:rsidR="1081BCA7">
          <w:rPr>
            <w:rStyle w:val="Hyperlink"/>
          </w:rPr>
          <w:t>placement tracking</w:t>
        </w:r>
      </w:hyperlink>
      <w:r w:rsidR="1081BCA7">
        <w:t xml:space="preserve"> record </w:t>
      </w:r>
      <w:r w:rsidR="7B02A57D">
        <w:t>ensuring you add</w:t>
      </w:r>
    </w:p>
    <w:p w:rsidR="001422BD" w:rsidRDefault="009471BA" w14:paraId="7F936EDE" w14:textId="77777777">
      <w:pPr>
        <w:pStyle w:val="ListParagraph"/>
        <w:numPr>
          <w:ilvl w:val="0"/>
          <w:numId w:val="72"/>
        </w:numPr>
        <w:pBdr>
          <w:left w:val="none" w:color="auto" w:sz="0" w:space="11"/>
        </w:pBdr>
      </w:pPr>
      <w:r>
        <w:t>Placement Type as Sponsor/Host</w:t>
      </w:r>
    </w:p>
    <w:p w:rsidR="001422BD" w:rsidRDefault="001422BD" w14:paraId="5EE51EF9" w14:textId="228514D3">
      <w:pPr>
        <w:pStyle w:val="ListParagraph"/>
        <w:numPr>
          <w:ilvl w:val="0"/>
          <w:numId w:val="72"/>
        </w:numPr>
        <w:pBdr>
          <w:left w:val="none" w:color="auto" w:sz="0" w:space="11"/>
        </w:pBdr>
      </w:pPr>
      <w:r>
        <w:t xml:space="preserve">Date </w:t>
      </w:r>
      <w:r w:rsidR="000B6BAA">
        <w:t>started</w:t>
      </w:r>
    </w:p>
    <w:p w:rsidR="000B6BAA" w:rsidRDefault="001422BD" w14:paraId="6A2AD02B" w14:textId="77777777">
      <w:pPr>
        <w:pStyle w:val="ListParagraph"/>
        <w:numPr>
          <w:ilvl w:val="0"/>
          <w:numId w:val="72"/>
        </w:numPr>
        <w:pBdr>
          <w:left w:val="none" w:color="auto" w:sz="0" w:space="11"/>
        </w:pBdr>
      </w:pPr>
      <w:r>
        <w:t>Host S</w:t>
      </w:r>
      <w:r w:rsidR="001F362D">
        <w:t>p</w:t>
      </w:r>
      <w:r>
        <w:t>onsor</w:t>
      </w:r>
      <w:r w:rsidR="00120009">
        <w:t xml:space="preserve"> </w:t>
      </w:r>
      <w:r w:rsidR="001F362D">
        <w:t xml:space="preserve">name </w:t>
      </w:r>
    </w:p>
    <w:p w:rsidR="00912C42" w:rsidRDefault="000B6BAA" w14:paraId="64EBA730" w14:textId="17042234">
      <w:pPr>
        <w:pStyle w:val="ListParagraph"/>
        <w:numPr>
          <w:ilvl w:val="0"/>
          <w:numId w:val="72"/>
        </w:numPr>
        <w:pBdr>
          <w:left w:val="none" w:color="auto" w:sz="0" w:space="11"/>
        </w:pBdr>
      </w:pPr>
      <w:r>
        <w:t xml:space="preserve">Address, this </w:t>
      </w:r>
      <w:r w:rsidR="00912C42">
        <w:t>does not</w:t>
      </w:r>
      <w:r>
        <w:t xml:space="preserve"> autofill</w:t>
      </w:r>
      <w:r w:rsidR="00912C42">
        <w:t xml:space="preserve"> based on sponsor</w:t>
      </w:r>
    </w:p>
    <w:p w:rsidR="00912C42" w:rsidRDefault="00912C42" w14:paraId="0D0E4D55" w14:textId="117446A9">
      <w:pPr>
        <w:pStyle w:val="ListParagraph"/>
        <w:numPr>
          <w:ilvl w:val="0"/>
          <w:numId w:val="72"/>
        </w:numPr>
        <w:pBdr>
          <w:left w:val="none" w:color="auto" w:sz="0" w:space="11"/>
        </w:pBdr>
      </w:pPr>
      <w:r>
        <w:t>Local Authority</w:t>
      </w:r>
    </w:p>
    <w:p w:rsidR="00517DB4" w:rsidP="00517DB4" w:rsidRDefault="00517DB4" w14:paraId="3F8A58CD" w14:textId="0D677CD2">
      <w:pPr>
        <w:pBdr>
          <w:left w:val="none" w:color="auto" w:sz="0" w:space="11"/>
        </w:pBdr>
      </w:pPr>
      <w:r>
        <w:t>Leave the move on reason and end date blank as this is an active record.</w:t>
      </w:r>
    </w:p>
    <w:p w:rsidR="00AF10F2" w:rsidRDefault="00DA6B14" w14:paraId="562C48FF" w14:textId="071976DA">
      <w:pPr>
        <w:pStyle w:val="ListParagraph"/>
        <w:numPr>
          <w:ilvl w:val="0"/>
          <w:numId w:val="73"/>
        </w:numPr>
        <w:pBdr>
          <w:left w:val="none" w:color="auto" w:sz="0" w:space="11"/>
        </w:pBdr>
      </w:pPr>
      <w:r>
        <w:t>Click Save</w:t>
      </w:r>
      <w:r w:rsidR="006733D4">
        <w:t xml:space="preserve"> or Save and Close.</w:t>
      </w:r>
    </w:p>
    <w:p w:rsidR="00F35BEE" w:rsidP="00F35BEE" w:rsidRDefault="00BB2682" w14:paraId="02789671" w14:textId="7C793549">
      <w:pPr>
        <w:pStyle w:val="Heading2"/>
      </w:pPr>
      <w:bookmarkStart w:name="_Toc826452615" w:id="1513154113"/>
      <w:r>
        <w:br/>
      </w:r>
      <w:r w:rsidR="358D080B">
        <w:rPr/>
        <w:t xml:space="preserve">Recording additional </w:t>
      </w:r>
      <w:r w:rsidR="6B291459">
        <w:rPr/>
        <w:t xml:space="preserve">sponsor </w:t>
      </w:r>
      <w:r w:rsidR="358D080B">
        <w:rPr/>
        <w:t>household members</w:t>
      </w:r>
      <w:bookmarkEnd w:id="1513154113"/>
    </w:p>
    <w:p w:rsidR="00C80BB8" w:rsidP="00C80BB8" w:rsidRDefault="006F34BC" w14:paraId="1B07D82D" w14:textId="5FFDAB5F">
      <w:r>
        <w:t>A sponsor household member is a person that is living with the applicant at the time the application to be a sponsor is made.  For example</w:t>
      </w:r>
      <w:r w:rsidR="006059D6">
        <w:t>,</w:t>
      </w:r>
      <w:r>
        <w:t xml:space="preserve"> a child or partner.</w:t>
      </w:r>
    </w:p>
    <w:p w:rsidR="006F34BC" w:rsidP="00C80BB8" w:rsidRDefault="00CC54CD" w14:paraId="080F85E4" w14:textId="7BF4E704">
      <w:r>
        <w:t>Understanding who lives with the sponsor in their home, will help to ensure the appropriate checks are undertaken.</w:t>
      </w:r>
    </w:p>
    <w:p w:rsidR="00CC54CD" w:rsidP="00C80BB8" w:rsidRDefault="00CC54CD" w14:paraId="6F41EB89" w14:textId="3C4D856B">
      <w:r>
        <w:t xml:space="preserve">To add a sponsor household </w:t>
      </w:r>
      <w:r w:rsidR="00C362E2">
        <w:t>member,</w:t>
      </w:r>
      <w:r>
        <w:t xml:space="preserve"> you need to:</w:t>
      </w:r>
    </w:p>
    <w:p w:rsidR="00CC54CD" w:rsidRDefault="006120B7" w14:paraId="503F2D83" w14:textId="33F5757F">
      <w:pPr>
        <w:pStyle w:val="ListParagraph"/>
        <w:numPr>
          <w:ilvl w:val="0"/>
          <w:numId w:val="79"/>
        </w:numPr>
        <w:pBdr>
          <w:left w:val="none" w:color="auto" w:sz="0" w:space="11"/>
        </w:pBdr>
      </w:pPr>
      <w:r>
        <w:t xml:space="preserve">Click on </w:t>
      </w:r>
      <w:hyperlink w:anchor="_Sponsor_Household">
        <w:r w:rsidRPr="75FD10DA" w:rsidR="67CDAD31">
          <w:rPr>
            <w:rStyle w:val="Hyperlink"/>
          </w:rPr>
          <w:t xml:space="preserve">Sponsor </w:t>
        </w:r>
        <w:r w:rsidRPr="75FD10DA" w:rsidR="64969DC1">
          <w:rPr>
            <w:rStyle w:val="Hyperlink"/>
          </w:rPr>
          <w:t>Household</w:t>
        </w:r>
      </w:hyperlink>
      <w:r>
        <w:t xml:space="preserve"> section i</w:t>
      </w:r>
      <w:r w:rsidR="00754ED0">
        <w:t>n</w:t>
      </w:r>
      <w:r>
        <w:t xml:space="preserve"> the left </w:t>
      </w:r>
      <w:r w:rsidR="00754ED0">
        <w:t>h</w:t>
      </w:r>
      <w:r>
        <w:t>and navigation</w:t>
      </w:r>
      <w:r w:rsidR="00754ED0">
        <w:t>.</w:t>
      </w:r>
    </w:p>
    <w:p w:rsidR="00B14DCB" w:rsidRDefault="00B14DCB" w14:paraId="18154B9E" w14:textId="411C12C0">
      <w:pPr>
        <w:pStyle w:val="ListParagraph"/>
        <w:numPr>
          <w:ilvl w:val="0"/>
          <w:numId w:val="79"/>
        </w:numPr>
        <w:pBdr>
          <w:left w:val="none" w:color="auto" w:sz="0" w:space="11"/>
        </w:pBdr>
      </w:pPr>
      <w:r>
        <w:t xml:space="preserve">Click </w:t>
      </w:r>
      <w:r w:rsidRPr="00125FE0" w:rsid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9685" cy="352474"/>
                    </a:xfrm>
                    <a:prstGeom prst="rect">
                      <a:avLst/>
                    </a:prstGeom>
                  </pic:spPr>
                </pic:pic>
              </a:graphicData>
            </a:graphic>
          </wp:inline>
        </w:drawing>
      </w:r>
      <w:r w:rsidR="00125FE0">
        <w:t xml:space="preserve"> in the top application navigation bar.</w:t>
      </w:r>
    </w:p>
    <w:p w:rsidR="00125FE0" w:rsidRDefault="00E07A3C" w14:paraId="6DD71006" w14:textId="27F4AD04">
      <w:pPr>
        <w:pStyle w:val="ListParagraph"/>
        <w:numPr>
          <w:ilvl w:val="0"/>
          <w:numId w:val="79"/>
        </w:numPr>
        <w:pBdr>
          <w:left w:val="none" w:color="auto" w:sz="0" w:space="11"/>
        </w:pBdr>
      </w:pPr>
      <w:r>
        <w:lastRenderedPageBreak/>
        <w:t xml:space="preserve">Add the name of the sponsor.  Click into the Sponsor field and the most recent record you have opened will </w:t>
      </w:r>
      <w:r w:rsidR="0010775F">
        <w:t>show in the drop down.  Otherwise you can hit return for a full list of start to type their name for a short list of options to show.</w:t>
      </w:r>
    </w:p>
    <w:p w:rsidRPr="00C80BB8" w:rsidR="0010775F" w:rsidP="007E5555" w:rsidRDefault="007E5555" w14:paraId="149C37CD" w14:textId="0E1E29E5">
      <w:pPr>
        <w:pStyle w:val="ListParagraph"/>
      </w:pPr>
      <w:r w:rsidRPr="007E5555">
        <w:rPr>
          <w:noProof/>
          <w:color w:val="2B579A"/>
          <w:shd w:val="clear" w:color="auto" w:fill="E6E6E6"/>
        </w:rPr>
        <w:drawing>
          <wp:inline distT="0" distB="0" distL="0" distR="0" wp14:anchorId="702565F1" wp14:editId="719A459C">
            <wp:extent cx="2324100" cy="964835"/>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2"/>
                    <a:stretch>
                      <a:fillRect/>
                    </a:stretch>
                  </pic:blipFill>
                  <pic:spPr>
                    <a:xfrm>
                      <a:off x="0" y="0"/>
                      <a:ext cx="2332487" cy="968317"/>
                    </a:xfrm>
                    <a:prstGeom prst="rect">
                      <a:avLst/>
                    </a:prstGeom>
                  </pic:spPr>
                </pic:pic>
              </a:graphicData>
            </a:graphic>
          </wp:inline>
        </w:drawing>
      </w:r>
      <w:r w:rsidR="00BA1F95">
        <w:br/>
      </w:r>
    </w:p>
    <w:p w:rsidR="007E5555" w:rsidRDefault="00475781" w14:paraId="544E5830" w14:textId="4E8AB69C">
      <w:pPr>
        <w:pStyle w:val="ListParagraph"/>
        <w:numPr>
          <w:ilvl w:val="0"/>
          <w:numId w:val="79"/>
        </w:numPr>
        <w:pBdr>
          <w:left w:val="none" w:color="auto" w:sz="0" w:space="11"/>
        </w:pBdr>
      </w:pPr>
      <w:r>
        <w:t>Complete the remainder of the fields.</w:t>
      </w:r>
    </w:p>
    <w:p w:rsidR="00475781" w:rsidRDefault="00475781" w14:paraId="35E742DB" w14:textId="74C86D1A">
      <w:pPr>
        <w:pStyle w:val="ListParagraph"/>
        <w:numPr>
          <w:ilvl w:val="0"/>
          <w:numId w:val="79"/>
        </w:numPr>
        <w:pBdr>
          <w:left w:val="none" w:color="auto" w:sz="0" w:space="11"/>
        </w:pBdr>
      </w:pPr>
      <w:r>
        <w:t xml:space="preserve">Click Save or Save &amp; Close. </w:t>
      </w:r>
    </w:p>
    <w:p w:rsidR="63D7369B" w:rsidP="63D7369B" w:rsidRDefault="63D7369B" w14:paraId="2F4F2EFD" w14:textId="1C7255C1">
      <w:pPr>
        <w:spacing w:line="257" w:lineRule="auto"/>
        <w:rPr>
          <w:b/>
          <w:bCs/>
        </w:rPr>
      </w:pPr>
    </w:p>
    <w:p w:rsidR="4C0162E6" w:rsidP="63D7369B" w:rsidRDefault="3B98B95A" w14:paraId="328E027B" w14:textId="78E2AD8C">
      <w:pPr>
        <w:pStyle w:val="Heading2"/>
        <w:rPr>
          <w:b w:val="1"/>
          <w:bCs w:val="1"/>
          <w:sz w:val="24"/>
          <w:szCs w:val="24"/>
        </w:rPr>
      </w:pPr>
      <w:bookmarkStart w:name="_Toc1232395588" w:id="320793857"/>
      <w:r w:rsidR="3B98B95A">
        <w:rPr/>
        <w:t>Handling Duplicate Applicant Records</w:t>
      </w:r>
      <w:bookmarkEnd w:id="320793857"/>
    </w:p>
    <w:p w:rsidR="4C0162E6" w:rsidP="63D7369B" w:rsidRDefault="4C0162E6" w14:paraId="3829315F" w14:textId="16EB5067">
      <w:r w:rsidRPr="63D7369B">
        <w:t xml:space="preserve">Many Ukrainians have applied on several visa schemes in order to seek sanctuary in Wales and the UK. If they have had a visa approved for more than one scheme, the data in the platform may reflect this, appearing as duplicate records. </w:t>
      </w:r>
    </w:p>
    <w:p w:rsidR="4C0162E6" w:rsidP="63D7369B" w:rsidRDefault="4C0162E6" w14:paraId="3E507786" w14:textId="1F6F6722">
      <w:pPr>
        <w:spacing w:line="257" w:lineRule="auto"/>
      </w:pPr>
      <w:r w:rsidRPr="63D7369B">
        <w:t xml:space="preserve">It may be clear to you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rsidR="4C0162E6" w:rsidP="63D7369B" w:rsidRDefault="4C0162E6" w14:paraId="0307BC01" w14:textId="7B86A347">
      <w:pPr>
        <w:spacing w:line="257" w:lineRule="auto"/>
      </w:pPr>
      <w:r w:rsidRPr="63D7369B">
        <w:t>When you have established which application is the duplicate, take the following steps to mark out the duplicate record and separate it from any existing household groups:</w:t>
      </w:r>
    </w:p>
    <w:p w:rsidR="4C0162E6" w:rsidP="63D7369B" w:rsidRDefault="4C0162E6" w14:paraId="13E19C31" w14:textId="7F4A7C0E">
      <w:pPr>
        <w:spacing w:line="257" w:lineRule="auto"/>
      </w:pPr>
      <w:r w:rsidRPr="63D7369B">
        <w:t xml:space="preserve">1. </w:t>
      </w:r>
      <w:r w:rsidRPr="63D7369B" w:rsidR="664F8A47">
        <w:t xml:space="preserve">Make a note of the application number of the duplicate record. In the true record, add a case note and include the duplicate application number for future reference. </w:t>
      </w:r>
    </w:p>
    <w:p w:rsidR="07F0127B" w:rsidP="63D7369B" w:rsidRDefault="07F0127B" w14:paraId="7270CE66" w14:textId="121EF74E">
      <w:pPr>
        <w:spacing w:line="257" w:lineRule="auto"/>
      </w:pPr>
      <w:r w:rsidRPr="63D7369B">
        <w:t xml:space="preserve">2. </w:t>
      </w:r>
      <w:r w:rsidRPr="63D7369B" w:rsidR="4C0162E6">
        <w:t>Open the applicant’s</w:t>
      </w:r>
      <w:r w:rsidRPr="63D7369B" w:rsidR="01D11100">
        <w:t xml:space="preserve"> duplicate</w:t>
      </w:r>
      <w:r w:rsidRPr="63D7369B" w:rsidR="4C0162E6">
        <w:t xml:space="preserve"> record on the Summary section.</w:t>
      </w:r>
    </w:p>
    <w:p w:rsidR="4F5079CD" w:rsidP="63D7369B" w:rsidRDefault="4F5079CD" w14:paraId="23AA50FF" w14:textId="7F649CF0">
      <w:pPr>
        <w:spacing w:line="257" w:lineRule="auto"/>
      </w:pPr>
      <w:r w:rsidRPr="63D7369B">
        <w:t>3</w:t>
      </w:r>
      <w:r w:rsidRPr="63D7369B" w:rsidR="4C0162E6">
        <w:t>. Under SS or IS Journey Status, select SS11/IS100 Duplicate Record.</w:t>
      </w:r>
    </w:p>
    <w:p w:rsidR="6A1ABA93" w:rsidP="63D7369B" w:rsidRDefault="6A1ABA93" w14:paraId="6EF8E910" w14:textId="628CE7AC">
      <w:pPr>
        <w:spacing w:line="257" w:lineRule="auto"/>
      </w:pPr>
      <w:r w:rsidRPr="63D7369B">
        <w:t>4</w:t>
      </w:r>
      <w:r w:rsidRPr="63D7369B" w:rsidR="4C0162E6">
        <w:t>. Under status reason, select Move to another Visa Scheme.</w:t>
      </w:r>
    </w:p>
    <w:p w:rsidR="0CDF7BF1" w:rsidP="63D7369B" w:rsidRDefault="0CDF7BF1" w14:paraId="65460D79" w14:textId="07AEA9DC">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rsidR="22F93ED9" w:rsidP="63D7369B" w:rsidRDefault="22F93ED9" w14:paraId="010F8F16" w14:textId="3CFF5A21">
      <w:pPr>
        <w:spacing w:line="257" w:lineRule="auto"/>
      </w:pPr>
      <w:r w:rsidRPr="63D7369B">
        <w:t>5</w:t>
      </w:r>
      <w:r w:rsidRPr="63D7369B" w:rsidR="0CDF7BF1">
        <w:t xml:space="preserve">. Remove the duplicate applicant from any household group they are in using the </w:t>
      </w:r>
      <w:hyperlink w:anchor="heading=h.32hioqz" r:id="rId95">
        <w:r w:rsidRPr="63D7369B" w:rsidR="0CDF7BF1">
          <w:rPr>
            <w:rStyle w:val="Hyperlink"/>
          </w:rPr>
          <w:t>Removing an Applicant to a New Household</w:t>
        </w:r>
      </w:hyperlink>
      <w:r w:rsidRPr="63D7369B" w:rsidR="0CDF7BF1">
        <w:t xml:space="preserve"> guide. </w:t>
      </w:r>
    </w:p>
    <w:p w:rsidR="2DB8CC70" w:rsidP="63D7369B" w:rsidRDefault="2DB8CC70" w14:paraId="78353781" w14:textId="22A597CE">
      <w:pPr>
        <w:spacing w:line="257" w:lineRule="auto"/>
      </w:pPr>
      <w:r w:rsidRPr="63D7369B">
        <w:lastRenderedPageBreak/>
        <w:t>6</w:t>
      </w:r>
      <w:r w:rsidRPr="63D7369B" w:rsidR="0CDF7BF1">
        <w:t xml:space="preserve">. Ensure the linked housing needs record reflects the correct number of people and their requirements using the </w:t>
      </w:r>
      <w:hyperlink w:anchor="heading=h.qsh70q" r:id="rId96">
        <w:r w:rsidRPr="63D7369B" w:rsidR="0CDF7BF1">
          <w:rPr>
            <w:rStyle w:val="Hyperlink"/>
          </w:rPr>
          <w:t>Updating an existing housing needs record</w:t>
        </w:r>
      </w:hyperlink>
      <w:r w:rsidRPr="63D7369B" w:rsidR="0CDF7BF1">
        <w:t xml:space="preserve"> guide.</w:t>
      </w:r>
    </w:p>
    <w:p w:rsidR="04BC2081" w:rsidP="63D7369B" w:rsidRDefault="04BC2081" w14:paraId="7B38D95A" w14:textId="6990D9CE">
      <w:pPr>
        <w:spacing w:line="257" w:lineRule="auto"/>
      </w:pPr>
      <w:r w:rsidRPr="63D7369B">
        <w:t>7</w:t>
      </w:r>
      <w:r w:rsidRPr="63D7369B" w:rsidR="0CDF7BF1">
        <w:t>. To remove these duplicates from your system or personalised Views, filter the SS or IS journey status column to ensure SS11 / IS100 is not included.</w:t>
      </w:r>
    </w:p>
    <w:p w:rsidR="63D7369B" w:rsidP="63D7369B" w:rsidRDefault="63D7369B" w14:paraId="5516072E" w14:textId="5A7C90DC"/>
    <w:p w:rsidR="003C2AE0" w:rsidRDefault="3AFE5C85" w14:paraId="625B8FD3" w14:textId="77777777">
      <w:pPr>
        <w:pStyle w:val="Heading1"/>
        <w:pageBreakBefore/>
      </w:pPr>
      <w:bookmarkStart w:name="_wzer8eqjfqut" w:id="112"/>
      <w:bookmarkStart w:name="_System_Views" w:id="113"/>
      <w:bookmarkStart w:name="_Creating_personalised_System" w:id="114"/>
      <w:bookmarkEnd w:id="112"/>
      <w:bookmarkEnd w:id="113"/>
      <w:bookmarkEnd w:id="114"/>
      <w:bookmarkStart w:name="_Toc1379272209" w:id="480619451"/>
      <w:r w:rsidR="3AFE5C85">
        <w:rPr/>
        <w:t>Creating personalised System Views and Reports</w:t>
      </w:r>
      <w:bookmarkEnd w:id="480619451"/>
    </w:p>
    <w:p w:rsidR="003C2AE0" w:rsidRDefault="3AFE5C85" w14:paraId="625B8FD4" w14:textId="77777777">
      <w:pPr>
        <w:pStyle w:val="Heading2"/>
        <w:spacing w:line="291" w:lineRule="auto"/>
      </w:pPr>
      <w:bookmarkStart w:name="_Editing_filters" w:id="116"/>
      <w:bookmarkEnd w:id="116"/>
      <w:bookmarkStart w:name="_Toc155450768" w:id="937485636"/>
      <w:r w:rsidR="3AFE5C85">
        <w:rPr/>
        <w:t>Editing filters</w:t>
      </w:r>
      <w:r w:rsidR="3AFE5C85">
        <w:rPr/>
        <w:t xml:space="preserve"> </w:t>
      </w:r>
      <w:bookmarkEnd w:id="937485636"/>
    </w:p>
    <w:p w:rsidR="003C2AE0" w:rsidRDefault="00C15C95" w14:paraId="625B8FD5" w14:textId="77777777">
      <w:r>
        <w:t xml:space="preserve">To add a new filter: </w:t>
      </w:r>
    </w:p>
    <w:p w:rsidR="003C2AE0" w:rsidRDefault="00C15C95" w14:paraId="625B8FD6" w14:textId="1F8D2228">
      <w:pPr>
        <w:numPr>
          <w:ilvl w:val="0"/>
          <w:numId w:val="56"/>
        </w:numPr>
        <w:ind w:hanging="360"/>
      </w:pPr>
      <w:r>
        <w:t xml:space="preserve">Select the </w:t>
      </w:r>
      <w:hyperlink w:anchor="_Navigation_Buttons">
        <w:r>
          <w:rPr>
            <w:color w:val="1155CC"/>
            <w:u w:val="single"/>
          </w:rPr>
          <w:t xml:space="preserve">Edit filters button </w:t>
        </w:r>
      </w:hyperlink>
      <w:r>
        <w:t xml:space="preserve">on the appropriate screen. </w:t>
      </w:r>
    </w:p>
    <w:p w:rsidR="003C2AE0" w:rsidRDefault="00C15C95" w14:paraId="625B8FD7" w14:textId="77777777">
      <w:pPr>
        <w:numPr>
          <w:ilvl w:val="0"/>
          <w:numId w:val="56"/>
        </w:numPr>
        <w:ind w:hanging="360"/>
      </w:pPr>
      <w:r>
        <w:t xml:space="preserve">Click the Add drop-down and choose to filter by Row, Group or Related Entity. </w:t>
      </w:r>
    </w:p>
    <w:p w:rsidR="003C2AE0" w:rsidRDefault="00C15C95" w14:paraId="625B8FD8" w14:textId="77777777">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7"/>
                    <a:srcRect/>
                    <a:stretch>
                      <a:fillRect/>
                    </a:stretch>
                  </pic:blipFill>
                  <pic:spPr>
                    <a:xfrm>
                      <a:off x="0" y="0"/>
                      <a:ext cx="2247900" cy="2552700"/>
                    </a:xfrm>
                    <a:prstGeom prst="rect">
                      <a:avLst/>
                    </a:prstGeom>
                    <a:ln/>
                  </pic:spPr>
                </pic:pic>
              </a:graphicData>
            </a:graphic>
          </wp:inline>
        </w:drawing>
      </w:r>
      <w:r>
        <w:t xml:space="preserve"> </w:t>
      </w:r>
    </w:p>
    <w:p w:rsidR="003C2AE0" w:rsidRDefault="00C15C95" w14:paraId="625B8FD9" w14:textId="63C81FEF">
      <w:pPr>
        <w:numPr>
          <w:ilvl w:val="0"/>
          <w:numId w:val="56"/>
        </w:numPr>
        <w:ind w:hanging="360"/>
      </w:pPr>
      <w:r>
        <w:t xml:space="preserve">Choose the row, group or entity you want to filter by (for example, Last Name) and specify the criteria. </w:t>
      </w:r>
    </w:p>
    <w:p w:rsidR="003C2AE0" w:rsidRDefault="00C15C95" w14:paraId="625B8FDA" w14:textId="3284F5EE">
      <w:pPr>
        <w:numPr>
          <w:ilvl w:val="0"/>
          <w:numId w:val="56"/>
        </w:numPr>
        <w:ind w:hanging="360"/>
      </w:pPr>
      <w:r>
        <w:t xml:space="preserve">Add more rows, groups or entities to filter by, or delete as applicable. </w:t>
      </w:r>
    </w:p>
    <w:p w:rsidR="003C2AE0" w:rsidRDefault="00C15C95" w14:paraId="625B8FDB" w14:textId="77777777">
      <w:pPr>
        <w:numPr>
          <w:ilvl w:val="0"/>
          <w:numId w:val="56"/>
        </w:numPr>
        <w:ind w:hanging="360"/>
      </w:pPr>
      <w:r>
        <w:t xml:space="preserve">Check the checkbox at the start of each row before attempting to apply your filters. </w:t>
      </w:r>
    </w:p>
    <w:p w:rsidR="003C2AE0" w:rsidRDefault="00C15C95" w14:paraId="625B8FDC" w14:textId="77777777">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8"/>
                    <a:srcRect/>
                    <a:stretch>
                      <a:fillRect/>
                    </a:stretch>
                  </pic:blipFill>
                  <pic:spPr>
                    <a:xfrm>
                      <a:off x="0" y="0"/>
                      <a:ext cx="4279900" cy="1905000"/>
                    </a:xfrm>
                    <a:prstGeom prst="rect">
                      <a:avLst/>
                    </a:prstGeom>
                    <a:ln/>
                  </pic:spPr>
                </pic:pic>
              </a:graphicData>
            </a:graphic>
          </wp:inline>
        </w:drawing>
      </w:r>
    </w:p>
    <w:p w:rsidR="003C2AE0" w:rsidRDefault="00C15C95" w14:paraId="625B8FDD" w14:textId="77777777">
      <w:pPr>
        <w:numPr>
          <w:ilvl w:val="0"/>
          <w:numId w:val="56"/>
        </w:numPr>
        <w:ind w:hanging="360"/>
      </w:pPr>
      <w:r>
        <w:t xml:space="preserve">Click the Apply button </w:t>
      </w:r>
      <w:r>
        <w:rPr>
          <w:noProof/>
          <w:color w:val="2B579A"/>
          <w:shd w:val="clear" w:color="auto" w:fill="E6E6E6"/>
        </w:rPr>
        <w:drawing>
          <wp:inline distT="114300" distB="114300" distL="114300" distR="114300" wp14:anchorId="625B9219" wp14:editId="625B921A">
            <wp:extent cx="558800" cy="29210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9"/>
                    <a:srcRect/>
                    <a:stretch>
                      <a:fillRect/>
                    </a:stretch>
                  </pic:blipFill>
                  <pic:spPr>
                    <a:xfrm>
                      <a:off x="0" y="0"/>
                      <a:ext cx="558800" cy="292100"/>
                    </a:xfrm>
                    <a:prstGeom prst="rect">
                      <a:avLst/>
                    </a:prstGeom>
                    <a:ln/>
                  </pic:spPr>
                </pic:pic>
              </a:graphicData>
            </a:graphic>
          </wp:inline>
        </w:drawing>
      </w:r>
      <w:r>
        <w:t xml:space="preserve">. This will filter the selection on your screen. </w:t>
      </w:r>
    </w:p>
    <w:p w:rsidR="003C2AE0" w:rsidRDefault="3AFE5C85" w14:paraId="625B8FDE" w14:textId="77777777">
      <w:pPr>
        <w:pStyle w:val="Heading2"/>
        <w:pageBreakBefore/>
      </w:pPr>
      <w:bookmarkStart w:name="_Editing_columns" w:id="118"/>
      <w:bookmarkEnd w:id="118"/>
      <w:bookmarkStart w:name="_Toc777449506" w:id="1964123353"/>
      <w:r w:rsidR="3AFE5C85">
        <w:rPr/>
        <w:t>Editing columns</w:t>
      </w:r>
      <w:bookmarkEnd w:id="1964123353"/>
    </w:p>
    <w:p w:rsidR="003C2AE0" w:rsidRDefault="00C15C95" w14:paraId="625B8FDF" w14:textId="77777777">
      <w:r>
        <w:t>On the Edit columns panel, you can add additional columns to your system view, change the order of columns and remove columns from your system view.</w:t>
      </w:r>
    </w:p>
    <w:p w:rsidR="003C2AE0" w:rsidRDefault="003C2AE0" w14:paraId="625B8FE0" w14:textId="77777777"/>
    <w:p w:rsidR="003C2AE0" w:rsidRDefault="3AFE5C85" w14:paraId="625B8FE1" w14:textId="77777777">
      <w:pPr>
        <w:pStyle w:val="Heading3"/>
        <w:spacing w:after="200" w:line="305" w:lineRule="auto"/>
      </w:pPr>
      <w:bookmarkStart w:name="_Toc728712929" w:id="2139022402"/>
      <w:r w:rsidR="3AFE5C85">
        <w:rPr/>
        <w:t>Add columns to your system view</w:t>
      </w:r>
      <w:r w:rsidR="3AFE5C85">
        <w:rPr/>
        <w:t xml:space="preserve"> </w:t>
      </w:r>
      <w:bookmarkEnd w:id="2139022402"/>
    </w:p>
    <w:p w:rsidR="003C2AE0" w:rsidRDefault="00C15C95" w14:paraId="625B8FE2" w14:textId="77777777">
      <w:pPr>
        <w:numPr>
          <w:ilvl w:val="0"/>
          <w:numId w:val="43"/>
        </w:numPr>
        <w:ind w:hanging="360"/>
      </w:pPr>
      <w:r>
        <w:t xml:space="preserve">To add a new column to your system view: </w:t>
      </w:r>
    </w:p>
    <w:p w:rsidR="003C2AE0" w:rsidRDefault="00C15C95" w14:paraId="625B8FE3" w14:textId="77777777">
      <w:pPr>
        <w:numPr>
          <w:ilvl w:val="0"/>
          <w:numId w:val="43"/>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0"/>
                    <a:srcRect/>
                    <a:stretch>
                      <a:fillRect/>
                    </a:stretch>
                  </pic:blipFill>
                  <pic:spPr>
                    <a:xfrm>
                      <a:off x="0" y="0"/>
                      <a:ext cx="1054100" cy="330200"/>
                    </a:xfrm>
                    <a:prstGeom prst="rect">
                      <a:avLst/>
                    </a:prstGeom>
                    <a:ln/>
                  </pic:spPr>
                </pic:pic>
              </a:graphicData>
            </a:graphic>
          </wp:inline>
        </w:drawing>
      </w:r>
      <w:r>
        <w:t xml:space="preserve"> </w:t>
      </w:r>
    </w:p>
    <w:p w:rsidR="003C2AE0" w:rsidRDefault="00C15C95" w14:paraId="625B8FE4" w14:textId="77777777">
      <w:pPr>
        <w:numPr>
          <w:ilvl w:val="0"/>
          <w:numId w:val="43"/>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1"/>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rsidR="003C2AE0" w:rsidRDefault="00C15C95" w14:paraId="625B8FE5" w14:textId="11133E81">
      <w:pPr>
        <w:numPr>
          <w:ilvl w:val="0"/>
          <w:numId w:val="43"/>
        </w:numPr>
        <w:ind w:hanging="360"/>
      </w:pPr>
      <w:r>
        <w:t xml:space="preserve">Scroll through the list of columns, or use the search tool to find the column you are looking for. </w:t>
      </w:r>
    </w:p>
    <w:p w:rsidR="003C2AE0" w:rsidRDefault="00C15C95" w14:paraId="625B8FE6" w14:textId="77777777">
      <w:pPr>
        <w:numPr>
          <w:ilvl w:val="0"/>
          <w:numId w:val="43"/>
        </w:numPr>
        <w:ind w:hanging="360"/>
      </w:pPr>
      <w:r>
        <w:t xml:space="preserve">Left-click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2"/>
                    <a:srcRect/>
                    <a:stretch>
                      <a:fillRect/>
                    </a:stretch>
                  </pic:blipFill>
                  <pic:spPr>
                    <a:xfrm>
                      <a:off x="0" y="0"/>
                      <a:ext cx="228600" cy="342900"/>
                    </a:xfrm>
                    <a:prstGeom prst="rect">
                      <a:avLst/>
                    </a:prstGeom>
                    <a:ln/>
                  </pic:spPr>
                </pic:pic>
              </a:graphicData>
            </a:graphic>
          </wp:inline>
        </w:drawing>
      </w:r>
      <w:r>
        <w:t>to return to the Edit columns panel.</w:t>
      </w:r>
    </w:p>
    <w:p w:rsidR="003C2AE0" w:rsidRDefault="00C15C95" w14:paraId="625B8FE7" w14:textId="77777777">
      <w:pPr>
        <w:numPr>
          <w:ilvl w:val="0"/>
          <w:numId w:val="43"/>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25B9222">
            <wp:extent cx="774700" cy="3302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3"/>
                    <a:srcRect/>
                    <a:stretch>
                      <a:fillRect/>
                    </a:stretch>
                  </pic:blipFill>
                  <pic:spPr>
                    <a:xfrm>
                      <a:off x="0" y="0"/>
                      <a:ext cx="774700" cy="330200"/>
                    </a:xfrm>
                    <a:prstGeom prst="rect">
                      <a:avLst/>
                    </a:prstGeom>
                    <a:ln/>
                  </pic:spPr>
                </pic:pic>
              </a:graphicData>
            </a:graphic>
          </wp:inline>
        </w:drawing>
      </w:r>
      <w:r>
        <w:t xml:space="preserve">on the Edit columns panel. </w:t>
      </w:r>
    </w:p>
    <w:p w:rsidR="003C2AE0" w:rsidRDefault="00C15C95" w14:paraId="625B8FE8" w14:textId="77777777">
      <w:pPr>
        <w:numPr>
          <w:ilvl w:val="0"/>
          <w:numId w:val="43"/>
        </w:numPr>
        <w:ind w:hanging="360"/>
      </w:pPr>
      <w:r>
        <w:t xml:space="preserve">To discard your changes click the Cancel button </w:t>
      </w:r>
      <w:r>
        <w:rPr>
          <w:noProof/>
          <w:color w:val="2B579A"/>
          <w:shd w:val="clear" w:color="auto" w:fill="E6E6E6"/>
        </w:rPr>
        <w:drawing>
          <wp:inline distT="114300" distB="114300" distL="114300" distR="114300" wp14:anchorId="625B9223" wp14:editId="625B9224">
            <wp:extent cx="800100" cy="40640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4"/>
                    <a:srcRect/>
                    <a:stretch>
                      <a:fillRect/>
                    </a:stretch>
                  </pic:blipFill>
                  <pic:spPr>
                    <a:xfrm>
                      <a:off x="0" y="0"/>
                      <a:ext cx="800100" cy="406400"/>
                    </a:xfrm>
                    <a:prstGeom prst="rect">
                      <a:avLst/>
                    </a:prstGeom>
                    <a:ln/>
                  </pic:spPr>
                </pic:pic>
              </a:graphicData>
            </a:graphic>
          </wp:inline>
        </w:drawing>
      </w:r>
    </w:p>
    <w:p w:rsidR="003C2AE0" w:rsidRDefault="003C2AE0" w14:paraId="625B8FE9" w14:textId="77777777">
      <w:pPr>
        <w:pStyle w:val="Heading3"/>
        <w:spacing w:after="200"/>
      </w:pPr>
      <w:bookmarkStart w:name="_6g7k7b9gcp8m" w:colFirst="0" w:colLast="0" w:id="121"/>
      <w:bookmarkEnd w:id="121"/>
    </w:p>
    <w:p w:rsidR="003C2AE0" w:rsidRDefault="3AFE5C85" w14:paraId="625B8FEA" w14:textId="77777777">
      <w:pPr>
        <w:pStyle w:val="Heading3"/>
        <w:spacing w:after="200"/>
      </w:pPr>
      <w:bookmarkStart w:name="_Toc398012296" w:id="392051968"/>
      <w:r w:rsidR="3AFE5C85">
        <w:rPr/>
        <w:t>Change the order of columns on your system view</w:t>
      </w:r>
      <w:bookmarkEnd w:id="392051968"/>
    </w:p>
    <w:p w:rsidR="003C2AE0" w:rsidRDefault="00C15C95" w14:paraId="625B8FEB" w14:textId="77777777">
      <w:r>
        <w:t xml:space="preserve">To change the order in which columns appear on your system view: </w:t>
      </w:r>
    </w:p>
    <w:p w:rsidR="003C2AE0" w:rsidRDefault="00C15C95" w14:paraId="625B8FEC" w14:textId="77777777">
      <w:pPr>
        <w:numPr>
          <w:ilvl w:val="0"/>
          <w:numId w:val="48"/>
        </w:numPr>
        <w:ind w:hanging="360"/>
      </w:pPr>
      <w:r>
        <w:t xml:space="preserve">Click the Edit columns button </w:t>
      </w:r>
      <w:r>
        <w:rPr>
          <w:noProof/>
          <w:color w:val="2B579A"/>
          <w:shd w:val="clear" w:color="auto" w:fill="E6E6E6"/>
        </w:rPr>
        <w:drawing>
          <wp:inline distT="114300" distB="114300" distL="114300" distR="114300" wp14:anchorId="625B9225" wp14:editId="625B9226">
            <wp:extent cx="1054100" cy="3302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0"/>
                    <a:srcRect/>
                    <a:stretch>
                      <a:fillRect/>
                    </a:stretch>
                  </pic:blipFill>
                  <pic:spPr>
                    <a:xfrm>
                      <a:off x="0" y="0"/>
                      <a:ext cx="1054100" cy="330200"/>
                    </a:xfrm>
                    <a:prstGeom prst="rect">
                      <a:avLst/>
                    </a:prstGeom>
                    <a:ln/>
                  </pic:spPr>
                </pic:pic>
              </a:graphicData>
            </a:graphic>
          </wp:inline>
        </w:drawing>
      </w:r>
    </w:p>
    <w:p w:rsidR="003C2AE0" w:rsidRDefault="00C15C95" w14:paraId="625B8FED" w14:textId="77777777">
      <w:pPr>
        <w:numPr>
          <w:ilvl w:val="0"/>
          <w:numId w:val="48"/>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5"/>
                    <a:srcRect/>
                    <a:stretch>
                      <a:fillRect/>
                    </a:stretch>
                  </pic:blipFill>
                  <pic:spPr>
                    <a:xfrm>
                      <a:off x="0" y="0"/>
                      <a:ext cx="292100" cy="292100"/>
                    </a:xfrm>
                    <a:prstGeom prst="rect">
                      <a:avLst/>
                    </a:prstGeom>
                    <a:ln/>
                  </pic:spPr>
                </pic:pic>
              </a:graphicData>
            </a:graphic>
          </wp:inline>
        </w:drawing>
      </w:r>
      <w:r>
        <w:t xml:space="preserve">). </w:t>
      </w:r>
    </w:p>
    <w:p w:rsidR="003C2AE0" w:rsidRDefault="00C15C95" w14:paraId="625B8FEE" w14:textId="77777777">
      <w:pPr>
        <w:numPr>
          <w:ilvl w:val="0"/>
          <w:numId w:val="48"/>
        </w:numPr>
        <w:ind w:hanging="360"/>
      </w:pPr>
      <w:r>
        <w:t xml:space="preserve">Click and drag the column into the required order. </w:t>
      </w:r>
    </w:p>
    <w:p w:rsidR="003C2AE0" w:rsidRDefault="00C15C95" w14:paraId="625B8FEF" w14:textId="77777777">
      <w:pPr>
        <w:numPr>
          <w:ilvl w:val="0"/>
          <w:numId w:val="48"/>
        </w:numPr>
        <w:ind w:hanging="360"/>
      </w:pPr>
      <w:r>
        <w:lastRenderedPageBreak/>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625B922A">
            <wp:extent cx="774700" cy="330200"/>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3"/>
                    <a:srcRect/>
                    <a:stretch>
                      <a:fillRect/>
                    </a:stretch>
                  </pic:blipFill>
                  <pic:spPr>
                    <a:xfrm>
                      <a:off x="0" y="0"/>
                      <a:ext cx="774700" cy="330200"/>
                    </a:xfrm>
                    <a:prstGeom prst="rect">
                      <a:avLst/>
                    </a:prstGeom>
                    <a:ln/>
                  </pic:spPr>
                </pic:pic>
              </a:graphicData>
            </a:graphic>
          </wp:inline>
        </w:drawing>
      </w:r>
      <w:r>
        <w:t xml:space="preserve">on the Edit columns panel. </w:t>
      </w:r>
    </w:p>
    <w:p w:rsidR="003C2AE0" w:rsidRDefault="00C15C95" w14:paraId="625B8FF0" w14:textId="77777777">
      <w:pPr>
        <w:numPr>
          <w:ilvl w:val="0"/>
          <w:numId w:val="48"/>
        </w:numPr>
        <w:ind w:hanging="360"/>
      </w:pPr>
      <w:r>
        <w:t xml:space="preserve">To discard your changes click the Cancel button </w:t>
      </w:r>
      <w:r>
        <w:rPr>
          <w:noProof/>
          <w:color w:val="2B579A"/>
          <w:shd w:val="clear" w:color="auto" w:fill="E6E6E6"/>
        </w:rPr>
        <w:drawing>
          <wp:inline distT="114300" distB="114300" distL="114300" distR="114300" wp14:anchorId="625B922B" wp14:editId="625B922C">
            <wp:extent cx="800100" cy="406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4"/>
                    <a:srcRect/>
                    <a:stretch>
                      <a:fillRect/>
                    </a:stretch>
                  </pic:blipFill>
                  <pic:spPr>
                    <a:xfrm>
                      <a:off x="0" y="0"/>
                      <a:ext cx="800100" cy="406400"/>
                    </a:xfrm>
                    <a:prstGeom prst="rect">
                      <a:avLst/>
                    </a:prstGeom>
                    <a:ln/>
                  </pic:spPr>
                </pic:pic>
              </a:graphicData>
            </a:graphic>
          </wp:inline>
        </w:drawing>
      </w:r>
      <w:r>
        <w:t xml:space="preserve"> </w:t>
      </w:r>
    </w:p>
    <w:p w:rsidR="003C2AE0" w:rsidRDefault="00C15C95" w14:paraId="625B8FF1" w14:textId="77777777">
      <w:r>
        <w:t xml:space="preserve"> </w:t>
      </w:r>
    </w:p>
    <w:p w:rsidR="003C2AE0" w:rsidRDefault="3AFE5C85" w14:paraId="625B8FF2" w14:textId="77777777">
      <w:pPr>
        <w:pStyle w:val="Heading3"/>
        <w:spacing w:after="200" w:line="305" w:lineRule="auto"/>
      </w:pPr>
      <w:bookmarkStart w:name="_Toc950342513" w:id="936109616"/>
      <w:r w:rsidR="3AFE5C85">
        <w:rPr/>
        <w:t>Remove columns from your system view</w:t>
      </w:r>
      <w:r w:rsidR="3AFE5C85">
        <w:rPr/>
        <w:t xml:space="preserve"> </w:t>
      </w:r>
      <w:bookmarkEnd w:id="936109616"/>
    </w:p>
    <w:p w:rsidR="003C2AE0" w:rsidRDefault="00C15C95" w14:paraId="625B8FF3" w14:textId="77777777">
      <w:r>
        <w:t xml:space="preserve">To remove a column from your system view: </w:t>
      </w:r>
    </w:p>
    <w:p w:rsidR="003C2AE0" w:rsidRDefault="00C15C95" w14:paraId="625B8FF4" w14:textId="77777777">
      <w:pPr>
        <w:numPr>
          <w:ilvl w:val="0"/>
          <w:numId w:val="32"/>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0"/>
                    <a:srcRect/>
                    <a:stretch>
                      <a:fillRect/>
                    </a:stretch>
                  </pic:blipFill>
                  <pic:spPr>
                    <a:xfrm>
                      <a:off x="0" y="0"/>
                      <a:ext cx="1054100" cy="330200"/>
                    </a:xfrm>
                    <a:prstGeom prst="rect">
                      <a:avLst/>
                    </a:prstGeom>
                    <a:ln/>
                  </pic:spPr>
                </pic:pic>
              </a:graphicData>
            </a:graphic>
          </wp:inline>
        </w:drawing>
      </w:r>
      <w:r>
        <w:t xml:space="preserve"> </w:t>
      </w:r>
    </w:p>
    <w:p w:rsidR="003C2AE0" w:rsidRDefault="00C15C95" w14:paraId="625B8FF5" w14:textId="77777777">
      <w:pPr>
        <w:numPr>
          <w:ilvl w:val="0"/>
          <w:numId w:val="32"/>
        </w:numPr>
        <w:ind w:hanging="360"/>
      </w:pPr>
      <w:r>
        <w:t xml:space="preserve">From the Edit columns panel hover over any column. </w:t>
      </w:r>
    </w:p>
    <w:p w:rsidR="003C2AE0" w:rsidRDefault="00C15C95" w14:paraId="625B8FF6" w14:textId="77777777">
      <w:pPr>
        <w:numPr>
          <w:ilvl w:val="0"/>
          <w:numId w:val="32"/>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6"/>
                    <a:srcRect/>
                    <a:stretch>
                      <a:fillRect/>
                    </a:stretch>
                  </pic:blipFill>
                  <pic:spPr>
                    <a:xfrm>
                      <a:off x="0" y="0"/>
                      <a:ext cx="228600" cy="292100"/>
                    </a:xfrm>
                    <a:prstGeom prst="rect">
                      <a:avLst/>
                    </a:prstGeom>
                    <a:ln/>
                  </pic:spPr>
                </pic:pic>
              </a:graphicData>
            </a:graphic>
          </wp:inline>
        </w:drawing>
      </w:r>
      <w:r>
        <w:t xml:space="preserve"> that appears beside the column name. </w:t>
      </w:r>
    </w:p>
    <w:p w:rsidR="003C2AE0" w:rsidRDefault="00C15C95" w14:paraId="625B8FF7" w14:textId="77777777">
      <w:pPr>
        <w:numPr>
          <w:ilvl w:val="0"/>
          <w:numId w:val="32"/>
        </w:numPr>
        <w:ind w:hanging="360"/>
      </w:pPr>
      <w:r>
        <w:t xml:space="preserve">Click the Remove button </w:t>
      </w:r>
      <w:r>
        <w:rPr>
          <w:noProof/>
          <w:color w:val="2B579A"/>
          <w:shd w:val="clear" w:color="auto" w:fill="E6E6E6"/>
        </w:rPr>
        <w:drawing>
          <wp:inline distT="114300" distB="114300" distL="114300" distR="114300" wp14:anchorId="625B9231" wp14:editId="625B9232">
            <wp:extent cx="774700" cy="292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7"/>
                    <a:srcRect/>
                    <a:stretch>
                      <a:fillRect/>
                    </a:stretch>
                  </pic:blipFill>
                  <pic:spPr>
                    <a:xfrm>
                      <a:off x="0" y="0"/>
                      <a:ext cx="774700" cy="292100"/>
                    </a:xfrm>
                    <a:prstGeom prst="rect">
                      <a:avLst/>
                    </a:prstGeom>
                    <a:ln/>
                  </pic:spPr>
                </pic:pic>
              </a:graphicData>
            </a:graphic>
          </wp:inline>
        </w:drawing>
      </w:r>
      <w:r>
        <w:t xml:space="preserve">to remove the column from your system view. </w:t>
      </w:r>
    </w:p>
    <w:p w:rsidR="003C2AE0" w:rsidRDefault="00C15C95" w14:paraId="625B8FF8" w14:textId="77777777">
      <w:pPr>
        <w:numPr>
          <w:ilvl w:val="0"/>
          <w:numId w:val="32"/>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625B9234">
            <wp:extent cx="774700" cy="330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3"/>
                    <a:srcRect/>
                    <a:stretch>
                      <a:fillRect/>
                    </a:stretch>
                  </pic:blipFill>
                  <pic:spPr>
                    <a:xfrm>
                      <a:off x="0" y="0"/>
                      <a:ext cx="774700" cy="330200"/>
                    </a:xfrm>
                    <a:prstGeom prst="rect">
                      <a:avLst/>
                    </a:prstGeom>
                    <a:ln/>
                  </pic:spPr>
                </pic:pic>
              </a:graphicData>
            </a:graphic>
          </wp:inline>
        </w:drawing>
      </w:r>
      <w:r>
        <w:t xml:space="preserve">on the Edit columns panel. </w:t>
      </w:r>
    </w:p>
    <w:p w:rsidR="003C2AE0" w:rsidRDefault="00C15C95" w14:paraId="625B8FF9" w14:textId="77777777">
      <w:pPr>
        <w:numPr>
          <w:ilvl w:val="0"/>
          <w:numId w:val="32"/>
        </w:numPr>
        <w:ind w:hanging="360"/>
      </w:pPr>
      <w:r>
        <w:t xml:space="preserve">To discard your changes click the Cancel button </w:t>
      </w:r>
      <w:r>
        <w:rPr>
          <w:noProof/>
          <w:color w:val="2B579A"/>
          <w:shd w:val="clear" w:color="auto" w:fill="E6E6E6"/>
        </w:rPr>
        <w:drawing>
          <wp:inline distT="114300" distB="114300" distL="114300" distR="114300" wp14:anchorId="625B9235" wp14:editId="625B9236">
            <wp:extent cx="800100" cy="4064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4"/>
                    <a:srcRect/>
                    <a:stretch>
                      <a:fillRect/>
                    </a:stretch>
                  </pic:blipFill>
                  <pic:spPr>
                    <a:xfrm>
                      <a:off x="0" y="0"/>
                      <a:ext cx="800100" cy="406400"/>
                    </a:xfrm>
                    <a:prstGeom prst="rect">
                      <a:avLst/>
                    </a:prstGeom>
                    <a:ln/>
                  </pic:spPr>
                </pic:pic>
              </a:graphicData>
            </a:graphic>
          </wp:inline>
        </w:drawing>
      </w:r>
      <w:r>
        <w:t xml:space="preserve"> </w:t>
      </w:r>
    </w:p>
    <w:p w:rsidR="003C2AE0" w:rsidRDefault="003C2AE0" w14:paraId="625B8FFA" w14:textId="77777777"/>
    <w:p w:rsidR="003C2AE0" w:rsidRDefault="3AFE5C85" w14:paraId="625B8FFB" w14:textId="77777777">
      <w:pPr>
        <w:pStyle w:val="Heading3"/>
      </w:pPr>
      <w:bookmarkStart w:name="_Toc1173696149" w:id="891976846"/>
      <w:r w:rsidR="3AFE5C85">
        <w:rPr/>
        <w:t>Saving your own system view</w:t>
      </w:r>
      <w:r w:rsidR="3AFE5C85">
        <w:rPr/>
        <w:t xml:space="preserve"> </w:t>
      </w:r>
      <w:bookmarkEnd w:id="891976846"/>
    </w:p>
    <w:p w:rsidR="003C2AE0" w:rsidRDefault="00C15C95" w14:paraId="625B8FFC" w14:textId="77777777">
      <w:r>
        <w:t xml:space="preserve">Once you have added/removed columns and filtered information, you can save your view. This is helpful if it is a view that you will use frequently.   </w:t>
      </w:r>
    </w:p>
    <w:p w:rsidR="003C2AE0" w:rsidRDefault="00C15C95" w14:paraId="625B8FFD" w14:textId="77777777">
      <w:pPr>
        <w:numPr>
          <w:ilvl w:val="0"/>
          <w:numId w:val="37"/>
        </w:numPr>
        <w:spacing w:after="0"/>
        <w:ind w:hanging="360"/>
      </w:pPr>
      <w:r>
        <w:t xml:space="preserve">Once you have changed your filters/columns as necessary, click on the arrow next to ‘Create a View’.   </w:t>
      </w:r>
    </w:p>
    <w:p w:rsidR="003C2AE0" w:rsidRDefault="00C15C95" w14:paraId="625B8FFE" w14:textId="41C90CC5">
      <w:pPr>
        <w:numPr>
          <w:ilvl w:val="0"/>
          <w:numId w:val="37"/>
        </w:numPr>
        <w:ind w:hanging="360"/>
      </w:pPr>
      <w:r>
        <w:t xml:space="preserve">A drop down menu will open, select save as new view. </w:t>
      </w:r>
      <w:r>
        <w:br/>
      </w:r>
      <w:r>
        <w:t xml:space="preserve"> </w:t>
      </w:r>
    </w:p>
    <w:p w:rsidR="003C2AE0" w:rsidRDefault="00C15C95" w14:paraId="625B8FFF" w14:textId="77777777">
      <w:pPr>
        <w:ind w:left="720"/>
      </w:pPr>
      <w:r>
        <w:rPr>
          <w:noProof/>
          <w:color w:val="2B579A"/>
          <w:shd w:val="clear" w:color="auto" w:fill="E6E6E6"/>
        </w:rPr>
        <w:drawing>
          <wp:inline distT="114300" distB="114300" distL="114300" distR="114300" wp14:anchorId="625B9237" wp14:editId="625B9238">
            <wp:extent cx="2222500" cy="8763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8"/>
                    <a:srcRect/>
                    <a:stretch>
                      <a:fillRect/>
                    </a:stretch>
                  </pic:blipFill>
                  <pic:spPr>
                    <a:xfrm>
                      <a:off x="0" y="0"/>
                      <a:ext cx="2222500" cy="876300"/>
                    </a:xfrm>
                    <a:prstGeom prst="rect">
                      <a:avLst/>
                    </a:prstGeom>
                    <a:ln/>
                  </pic:spPr>
                </pic:pic>
              </a:graphicData>
            </a:graphic>
          </wp:inline>
        </w:drawing>
      </w:r>
    </w:p>
    <w:p w:rsidR="003C2AE0" w:rsidRDefault="00C15C95" w14:paraId="625B9000" w14:textId="77777777">
      <w:pPr>
        <w:numPr>
          <w:ilvl w:val="0"/>
          <w:numId w:val="37"/>
        </w:numPr>
        <w:ind w:hanging="360"/>
      </w:pPr>
      <w:r>
        <w:lastRenderedPageBreak/>
        <w:t xml:space="preserve">You will be prompted to save the new view. Click Save. </w:t>
      </w:r>
    </w:p>
    <w:p w:rsidR="003C2AE0" w:rsidRDefault="00C15C95" w14:paraId="625B9001" w14:textId="77777777">
      <w:pPr>
        <w:ind w:left="700"/>
      </w:pPr>
      <w:r>
        <w:rPr>
          <w:noProof/>
          <w:color w:val="2B579A"/>
          <w:shd w:val="clear" w:color="auto" w:fill="E6E6E6"/>
        </w:rPr>
        <w:drawing>
          <wp:inline distT="114300" distB="114300" distL="114300" distR="114300" wp14:anchorId="625B9239" wp14:editId="625B923A">
            <wp:extent cx="2540000" cy="1600200"/>
            <wp:effectExtent l="0" t="0" r="0" b="0"/>
            <wp:docPr id="36"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09"/>
                    <a:srcRect/>
                    <a:stretch>
                      <a:fillRect/>
                    </a:stretch>
                  </pic:blipFill>
                  <pic:spPr>
                    <a:xfrm>
                      <a:off x="0" y="0"/>
                      <a:ext cx="2540000" cy="1600200"/>
                    </a:xfrm>
                    <a:prstGeom prst="rect">
                      <a:avLst/>
                    </a:prstGeom>
                    <a:ln/>
                  </pic:spPr>
                </pic:pic>
              </a:graphicData>
            </a:graphic>
          </wp:inline>
        </w:drawing>
      </w:r>
    </w:p>
    <w:p w:rsidR="003C2AE0" w:rsidRDefault="003C2AE0" w14:paraId="625B9002" w14:textId="77777777">
      <w:pPr>
        <w:ind w:left="700"/>
      </w:pPr>
    </w:p>
    <w:p w:rsidR="003C2AE0" w:rsidRDefault="3AFE5C85" w14:paraId="625B9003" w14:textId="77777777">
      <w:pPr>
        <w:pStyle w:val="Heading3"/>
        <w:spacing w:line="305" w:lineRule="auto"/>
      </w:pPr>
      <w:bookmarkStart w:name="_Toc503106267" w:id="1379023094"/>
      <w:r w:rsidR="3AFE5C85">
        <w:rPr/>
        <w:t>Deleting your own system view</w:t>
      </w:r>
      <w:r w:rsidR="3AFE5C85">
        <w:rPr/>
        <w:t xml:space="preserve"> </w:t>
      </w:r>
      <w:bookmarkEnd w:id="1379023094"/>
    </w:p>
    <w:p w:rsidR="003C2AE0" w:rsidRDefault="00C15C95" w14:paraId="625B9004" w14:textId="77777777">
      <w:r>
        <w:t xml:space="preserve">If you no longer require a saved view, you can delete them from your ‘MyView’ list. </w:t>
      </w:r>
    </w:p>
    <w:p w:rsidR="003C2AE0" w:rsidRDefault="00C15C95" w14:paraId="625B9005" w14:textId="77777777">
      <w:pPr>
        <w:numPr>
          <w:ilvl w:val="0"/>
          <w:numId w:val="26"/>
        </w:numPr>
        <w:ind w:hanging="360"/>
      </w:pPr>
      <w:r>
        <w:t xml:space="preserve">Open the view you wish to delete. </w:t>
      </w:r>
    </w:p>
    <w:p w:rsidR="003C2AE0" w:rsidRDefault="00C15C95" w14:paraId="625B9006" w14:textId="77777777">
      <w:pPr>
        <w:numPr>
          <w:ilvl w:val="0"/>
          <w:numId w:val="30"/>
        </w:numPr>
        <w:ind w:hanging="360"/>
      </w:pPr>
      <w:r>
        <w:t xml:space="preserve">Click ‘Create View’. </w:t>
      </w:r>
    </w:p>
    <w:p w:rsidR="003C2AE0" w:rsidRDefault="00C15C95" w14:paraId="625B9007" w14:textId="77777777">
      <w:pPr>
        <w:ind w:left="560"/>
      </w:pPr>
      <w:r>
        <w:rPr>
          <w:noProof/>
          <w:color w:val="2B579A"/>
          <w:shd w:val="clear" w:color="auto" w:fill="E6E6E6"/>
        </w:rPr>
        <w:drawing>
          <wp:inline distT="114300" distB="114300" distL="114300" distR="114300" wp14:anchorId="625B923B" wp14:editId="625B923C">
            <wp:extent cx="1282700" cy="342900"/>
            <wp:effectExtent l="0" t="0" r="0" b="0"/>
            <wp:docPr id="4" name="image6.png"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Logo&#10;&#10;Description automatically generated with medium confidence"/>
                    <pic:cNvPicPr preferRelativeResize="0"/>
                  </pic:nvPicPr>
                  <pic:blipFill>
                    <a:blip r:embed="rId110"/>
                    <a:srcRect/>
                    <a:stretch>
                      <a:fillRect/>
                    </a:stretch>
                  </pic:blipFill>
                  <pic:spPr>
                    <a:xfrm>
                      <a:off x="0" y="0"/>
                      <a:ext cx="1282700" cy="342900"/>
                    </a:xfrm>
                    <a:prstGeom prst="rect">
                      <a:avLst/>
                    </a:prstGeom>
                    <a:ln/>
                  </pic:spPr>
                </pic:pic>
              </a:graphicData>
            </a:graphic>
          </wp:inline>
        </w:drawing>
      </w:r>
    </w:p>
    <w:p w:rsidR="003C2AE0" w:rsidRDefault="00C15C95" w14:paraId="625B9008" w14:textId="77777777">
      <w:pPr>
        <w:ind w:left="560"/>
      </w:pPr>
      <w:r>
        <w:t xml:space="preserve"> </w:t>
      </w:r>
    </w:p>
    <w:p w:rsidR="003C2AE0" w:rsidRDefault="00C15C95" w14:paraId="625B9009" w14:textId="77777777">
      <w:pPr>
        <w:numPr>
          <w:ilvl w:val="0"/>
          <w:numId w:val="19"/>
        </w:numPr>
        <w:ind w:hanging="360"/>
      </w:pPr>
      <w:r>
        <w:t xml:space="preserve">A new screen will open. </w:t>
      </w:r>
    </w:p>
    <w:p w:rsidR="003C2AE0" w:rsidRDefault="00C15C95" w14:paraId="625B900A" w14:textId="77777777">
      <w:pPr>
        <w:numPr>
          <w:ilvl w:val="0"/>
          <w:numId w:val="44"/>
        </w:numPr>
        <w:ind w:hanging="360"/>
      </w:pPr>
      <w:r>
        <w:t xml:space="preserve">Clicked Saved Views. </w:t>
      </w:r>
    </w:p>
    <w:p w:rsidR="003C2AE0" w:rsidRDefault="00C15C95" w14:paraId="625B900B" w14:textId="77777777">
      <w:pPr>
        <w:ind w:left="700"/>
      </w:pPr>
      <w:r>
        <w:rPr>
          <w:noProof/>
          <w:color w:val="2B579A"/>
          <w:shd w:val="clear" w:color="auto" w:fill="E6E6E6"/>
        </w:rPr>
        <w:drawing>
          <wp:inline distT="114300" distB="114300" distL="114300" distR="114300" wp14:anchorId="625B923D" wp14:editId="625B923E">
            <wp:extent cx="4483100" cy="12573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1"/>
                    <a:srcRect/>
                    <a:stretch>
                      <a:fillRect/>
                    </a:stretch>
                  </pic:blipFill>
                  <pic:spPr>
                    <a:xfrm>
                      <a:off x="0" y="0"/>
                      <a:ext cx="4483100" cy="1257300"/>
                    </a:xfrm>
                    <a:prstGeom prst="rect">
                      <a:avLst/>
                    </a:prstGeom>
                    <a:ln/>
                  </pic:spPr>
                </pic:pic>
              </a:graphicData>
            </a:graphic>
          </wp:inline>
        </w:drawing>
      </w:r>
    </w:p>
    <w:p w:rsidR="003C2AE0" w:rsidRDefault="00C15C95" w14:paraId="625B900C" w14:textId="77777777">
      <w:pPr>
        <w:ind w:left="700"/>
      </w:pPr>
      <w:r>
        <w:t xml:space="preserve"> </w:t>
      </w:r>
    </w:p>
    <w:p w:rsidR="003C2AE0" w:rsidRDefault="00C15C95" w14:paraId="625B900D" w14:textId="77777777">
      <w:pPr>
        <w:numPr>
          <w:ilvl w:val="0"/>
          <w:numId w:val="16"/>
        </w:numPr>
        <w:ind w:hanging="360"/>
      </w:pPr>
      <w:r>
        <w:t xml:space="preserve">Ensure the view is showing active saved views </w:t>
      </w:r>
    </w:p>
    <w:p w:rsidR="003C2AE0" w:rsidRDefault="00C15C95" w14:paraId="625B900E" w14:textId="77777777">
      <w:pPr>
        <w:numPr>
          <w:ilvl w:val="0"/>
          <w:numId w:val="34"/>
        </w:numPr>
        <w:ind w:hanging="360"/>
      </w:pPr>
      <w:r>
        <w:t xml:space="preserve">Tick the view that you wish to delete  </w:t>
      </w:r>
    </w:p>
    <w:p w:rsidR="003C2AE0" w:rsidRDefault="00C15C95" w14:paraId="625B900F" w14:textId="77777777">
      <w:pPr>
        <w:rPr>
          <w:b/>
          <w:sz w:val="28"/>
          <w:szCs w:val="28"/>
        </w:rPr>
      </w:pPr>
      <w:r>
        <w:rPr>
          <w:b/>
          <w:sz w:val="28"/>
          <w:szCs w:val="28"/>
        </w:rPr>
        <w:t xml:space="preserve"> </w:t>
      </w:r>
    </w:p>
    <w:p w:rsidR="003C2AE0" w:rsidRDefault="00C15C95" w14:paraId="625B9010" w14:textId="77777777">
      <w:pPr>
        <w:ind w:left="700"/>
        <w:rPr>
          <w:b/>
          <w:sz w:val="28"/>
          <w:szCs w:val="28"/>
        </w:rPr>
      </w:pPr>
      <w:r>
        <w:rPr>
          <w:b/>
          <w:noProof/>
          <w:color w:val="2B579A"/>
          <w:sz w:val="28"/>
          <w:szCs w:val="28"/>
          <w:shd w:val="clear" w:color="auto" w:fill="E6E6E6"/>
        </w:rPr>
        <w:lastRenderedPageBreak/>
        <w:drawing>
          <wp:inline distT="114300" distB="114300" distL="114300" distR="114300" wp14:anchorId="625B923F" wp14:editId="625B9240">
            <wp:extent cx="3136900" cy="17145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2"/>
                    <a:srcRect/>
                    <a:stretch>
                      <a:fillRect/>
                    </a:stretch>
                  </pic:blipFill>
                  <pic:spPr>
                    <a:xfrm>
                      <a:off x="0" y="0"/>
                      <a:ext cx="3136900" cy="1714500"/>
                    </a:xfrm>
                    <a:prstGeom prst="rect">
                      <a:avLst/>
                    </a:prstGeom>
                    <a:ln/>
                  </pic:spPr>
                </pic:pic>
              </a:graphicData>
            </a:graphic>
          </wp:inline>
        </w:drawing>
      </w:r>
    </w:p>
    <w:p w:rsidR="003C2AE0" w:rsidRDefault="00C15C95" w14:paraId="625B9011" w14:textId="77777777">
      <w:pPr>
        <w:ind w:left="700"/>
        <w:rPr>
          <w:b/>
          <w:sz w:val="28"/>
          <w:szCs w:val="28"/>
        </w:rPr>
      </w:pPr>
      <w:r>
        <w:rPr>
          <w:b/>
          <w:sz w:val="28"/>
          <w:szCs w:val="28"/>
        </w:rPr>
        <w:t xml:space="preserve"> </w:t>
      </w:r>
    </w:p>
    <w:p w:rsidR="003C2AE0" w:rsidRDefault="00C15C95" w14:paraId="625B9012" w14:textId="77777777">
      <w:pPr>
        <w:numPr>
          <w:ilvl w:val="0"/>
          <w:numId w:val="54"/>
        </w:numPr>
        <w:ind w:hanging="360"/>
      </w:pPr>
      <w:r>
        <w:t xml:space="preserve">Click the bin icon in top navigation menu to delete the view. </w:t>
      </w:r>
    </w:p>
    <w:p w:rsidR="003C2AE0" w:rsidRDefault="00C15C95" w14:paraId="625B9013" w14:textId="77777777">
      <w:pPr>
        <w:ind w:left="700"/>
      </w:pPr>
      <w:r>
        <w:rPr>
          <w:noProof/>
          <w:color w:val="2B579A"/>
          <w:shd w:val="clear" w:color="auto" w:fill="E6E6E6"/>
        </w:rPr>
        <w:drawing>
          <wp:inline distT="114300" distB="114300" distL="114300" distR="114300" wp14:anchorId="625B9241" wp14:editId="625B9242">
            <wp:extent cx="711200" cy="8636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3"/>
                    <a:srcRect/>
                    <a:stretch>
                      <a:fillRect/>
                    </a:stretch>
                  </pic:blipFill>
                  <pic:spPr>
                    <a:xfrm>
                      <a:off x="0" y="0"/>
                      <a:ext cx="711200" cy="863600"/>
                    </a:xfrm>
                    <a:prstGeom prst="rect">
                      <a:avLst/>
                    </a:prstGeom>
                    <a:ln/>
                  </pic:spPr>
                </pic:pic>
              </a:graphicData>
            </a:graphic>
          </wp:inline>
        </w:drawing>
      </w:r>
    </w:p>
    <w:p w:rsidR="003C2AE0" w:rsidRDefault="00C15C95" w14:paraId="625B9014" w14:textId="77777777">
      <w:pPr>
        <w:spacing w:after="0"/>
        <w:ind w:left="700"/>
      </w:pPr>
      <w:r>
        <w:t xml:space="preserve"> </w:t>
      </w:r>
    </w:p>
    <w:p w:rsidR="003C2AE0" w:rsidP="63D7369B" w:rsidRDefault="0374DE1D" w14:paraId="5263AF32" w14:textId="09D6E8A5">
      <w:pPr>
        <w:pStyle w:val="Heading2"/>
      </w:pPr>
      <w:bookmarkStart w:name="_Toc347299767" w:id="983768824"/>
      <w:r w:rsidR="0374DE1D">
        <w:rPr/>
        <w:t>Extracting information from the Ukraine data platform to replicate Objective Connect</w:t>
      </w:r>
      <w:bookmarkEnd w:id="983768824"/>
    </w:p>
    <w:p w:rsidR="003C2AE0" w:rsidP="63D7369B" w:rsidRDefault="07F99028" w14:paraId="30DFC073" w14:textId="0331B489">
      <w:r w:rsidRPr="63D7369B">
        <w:t xml:space="preserve">Responses to our platform user survey showed that many local authorities used the Objective Connect data for internal reporting. </w:t>
      </w:r>
    </w:p>
    <w:p w:rsidR="003C2AE0" w:rsidP="63D7369B" w:rsidRDefault="07F99028" w14:paraId="54A44D18" w14:textId="06633CFA">
      <w:r w:rsidRPr="63D7369B">
        <w:t>To help you continue to feed your own internal reporting systems, we have developed a set of templates within the platform which you can use to extract information that you previously received via Objective Connect.</w:t>
      </w:r>
    </w:p>
    <w:p w:rsidR="003C2AE0" w:rsidP="63D7369B" w:rsidRDefault="07F99028" w14:paraId="1567C2E1" w14:textId="11B1032F">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rsidR="003C2AE0" w:rsidP="63D7369B" w:rsidRDefault="07F99028" w14:paraId="3270CF88" w14:textId="33CC6779">
      <w:r w:rsidRPr="63D7369B">
        <w:t>The table below shows:</w:t>
      </w:r>
    </w:p>
    <w:p w:rsidR="003C2AE0" w:rsidP="63D7369B" w:rsidRDefault="07F99028" w14:paraId="0CFBA2F1" w14:textId="78D88C07">
      <w:r w:rsidRPr="63D7369B">
        <w:rPr>
          <w:b/>
          <w:bCs/>
          <w:color w:val="000000" w:themeColor="text1"/>
        </w:rPr>
        <w:t>Objective Connect Data Sheet</w:t>
      </w:r>
      <w:r w:rsidRPr="63D7369B">
        <w:t xml:space="preserve">: the name of the data sheet you have previously received via Objective Connect </w:t>
      </w:r>
    </w:p>
    <w:p w:rsidR="003C2AE0" w:rsidP="63D7369B" w:rsidRDefault="07F99028" w14:paraId="38FE0479" w14:textId="1C4AA47B">
      <w:pPr>
        <w:spacing w:line="257" w:lineRule="auto"/>
      </w:pPr>
      <w:r w:rsidRPr="63D7369B">
        <w:rPr>
          <w:b/>
          <w:bCs/>
        </w:rPr>
        <w:t>UDP View</w:t>
      </w:r>
      <w:r w:rsidRPr="63D7369B">
        <w:t>: the data platform view that you must access to see the data arranged in the same way as Objective Connect</w:t>
      </w:r>
    </w:p>
    <w:p w:rsidR="003C2AE0" w:rsidP="63D7369B" w:rsidRDefault="07F99028" w14:paraId="39DF82FE" w14:textId="613C647D">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rsidTr="63D7369B" w14:paraId="36195CD7" w14:textId="77777777">
        <w:trPr>
          <w:trHeight w:val="660"/>
        </w:trPr>
        <w:tc>
          <w:tcPr>
            <w:tcW w:w="2514" w:type="dxa"/>
            <w:tcBorders>
              <w:top w:val="single" w:color="auto" w:sz="8" w:space="0"/>
              <w:left w:val="single" w:color="auto" w:sz="8" w:space="0"/>
              <w:bottom w:val="single" w:color="auto" w:sz="8" w:space="0"/>
              <w:right w:val="single" w:color="auto" w:sz="8" w:space="0"/>
            </w:tcBorders>
            <w:shd w:val="clear" w:color="auto" w:fill="B4C6E7"/>
          </w:tcPr>
          <w:p w:rsidR="63D7369B" w:rsidP="63D7369B" w:rsidRDefault="63D7369B" w14:paraId="2BE8643B" w14:textId="377EF1CD">
            <w:pPr>
              <w:spacing w:line="257" w:lineRule="auto"/>
            </w:pPr>
            <w:r w:rsidRPr="63D7369B">
              <w:rPr>
                <w:b/>
                <w:bCs/>
                <w:color w:val="000000" w:themeColor="text1"/>
              </w:rPr>
              <w:lastRenderedPageBreak/>
              <w:t>Objective Connect Data Sheet</w:t>
            </w:r>
          </w:p>
        </w:tc>
        <w:tc>
          <w:tcPr>
            <w:tcW w:w="3184" w:type="dxa"/>
            <w:tcBorders>
              <w:top w:val="single" w:color="auto" w:sz="8" w:space="0"/>
              <w:left w:val="single" w:color="auto" w:sz="8" w:space="0"/>
              <w:bottom w:val="single" w:color="auto" w:sz="8" w:space="0"/>
              <w:right w:val="single" w:color="auto" w:sz="8" w:space="0"/>
            </w:tcBorders>
            <w:shd w:val="clear" w:color="auto" w:fill="B4C6E7"/>
          </w:tcPr>
          <w:p w:rsidR="63D7369B" w:rsidP="63D7369B" w:rsidRDefault="63D7369B" w14:paraId="43230528" w14:textId="768ADC6F">
            <w:pPr>
              <w:spacing w:line="257" w:lineRule="auto"/>
            </w:pPr>
            <w:r w:rsidRPr="63D7369B">
              <w:rPr>
                <w:b/>
                <w:bCs/>
                <w:color w:val="000000" w:themeColor="text1"/>
              </w:rPr>
              <w:t>UDP View</w:t>
            </w:r>
          </w:p>
        </w:tc>
        <w:tc>
          <w:tcPr>
            <w:tcW w:w="3317" w:type="dxa"/>
            <w:tcBorders>
              <w:top w:val="single" w:color="auto" w:sz="8" w:space="0"/>
              <w:left w:val="single" w:color="auto" w:sz="8" w:space="0"/>
              <w:bottom w:val="single" w:color="auto" w:sz="8" w:space="0"/>
              <w:right w:val="single" w:color="auto" w:sz="8" w:space="0"/>
            </w:tcBorders>
            <w:shd w:val="clear" w:color="auto" w:fill="B4C6E7"/>
          </w:tcPr>
          <w:p w:rsidR="63D7369B" w:rsidP="63D7369B" w:rsidRDefault="63D7369B" w14:paraId="0AA64E6E" w14:textId="3CE25A8E">
            <w:pPr>
              <w:spacing w:line="257" w:lineRule="auto"/>
            </w:pPr>
            <w:r w:rsidRPr="63D7369B">
              <w:rPr>
                <w:b/>
                <w:bCs/>
                <w:color w:val="000000" w:themeColor="text1"/>
              </w:rPr>
              <w:t>UDP Excel template</w:t>
            </w:r>
          </w:p>
        </w:tc>
      </w:tr>
      <w:tr w:rsidR="63D7369B" w:rsidTr="63D7369B" w14:paraId="18F76FA0" w14:textId="77777777">
        <w:trPr>
          <w:trHeight w:val="660"/>
        </w:trPr>
        <w:tc>
          <w:tcPr>
            <w:tcW w:w="2514" w:type="dxa"/>
            <w:tcBorders>
              <w:top w:val="single" w:color="auto" w:sz="8" w:space="0"/>
              <w:left w:val="single" w:color="auto" w:sz="8" w:space="0"/>
              <w:bottom w:val="single" w:color="auto" w:sz="8" w:space="0"/>
              <w:right w:val="single" w:color="auto" w:sz="8" w:space="0"/>
            </w:tcBorders>
          </w:tcPr>
          <w:p w:rsidR="63D7369B" w:rsidP="63D7369B" w:rsidRDefault="63D7369B" w14:paraId="3FE02865" w14:textId="61F7E56D">
            <w:pPr>
              <w:spacing w:line="257" w:lineRule="auto"/>
            </w:pPr>
            <w:r w:rsidRPr="63D7369B">
              <w:t>Approved Applications</w:t>
            </w:r>
          </w:p>
        </w:tc>
        <w:tc>
          <w:tcPr>
            <w:tcW w:w="3184" w:type="dxa"/>
            <w:tcBorders>
              <w:top w:val="single" w:color="auto" w:sz="8" w:space="0"/>
              <w:left w:val="single" w:color="auto" w:sz="8" w:space="0"/>
              <w:bottom w:val="single" w:color="auto" w:sz="8" w:space="0"/>
              <w:right w:val="single" w:color="auto" w:sz="8" w:space="0"/>
            </w:tcBorders>
          </w:tcPr>
          <w:p w:rsidR="63D7369B" w:rsidP="63D7369B" w:rsidRDefault="63D7369B" w14:paraId="500EB0BB" w14:textId="24DF0B0A">
            <w:pPr>
              <w:spacing w:line="257" w:lineRule="auto"/>
            </w:pPr>
            <w:r w:rsidRPr="63D7369B">
              <w:t>Application Main Applicant - OC</w:t>
            </w:r>
          </w:p>
        </w:tc>
        <w:tc>
          <w:tcPr>
            <w:tcW w:w="3317" w:type="dxa"/>
            <w:tcBorders>
              <w:top w:val="single" w:color="auto" w:sz="8" w:space="0"/>
              <w:left w:val="single" w:color="auto" w:sz="8" w:space="0"/>
              <w:bottom w:val="single" w:color="auto" w:sz="8" w:space="0"/>
              <w:right w:val="single" w:color="auto" w:sz="8" w:space="0"/>
            </w:tcBorders>
          </w:tcPr>
          <w:p w:rsidR="63D7369B" w:rsidP="63D7369B" w:rsidRDefault="63D7369B" w14:paraId="37BD5C9D" w14:textId="15A7DBA7">
            <w:pPr>
              <w:spacing w:line="257" w:lineRule="auto"/>
            </w:pPr>
            <w:r w:rsidRPr="63D7369B">
              <w:t>ApprovedApplicants-OC</w:t>
            </w:r>
          </w:p>
        </w:tc>
      </w:tr>
      <w:tr w:rsidR="63D7369B" w:rsidTr="63D7369B" w14:paraId="6A721B89" w14:textId="77777777">
        <w:trPr>
          <w:trHeight w:val="405"/>
        </w:trPr>
        <w:tc>
          <w:tcPr>
            <w:tcW w:w="2514" w:type="dxa"/>
            <w:tcBorders>
              <w:top w:val="single" w:color="auto" w:sz="8" w:space="0"/>
              <w:left w:val="single" w:color="auto" w:sz="8" w:space="0"/>
              <w:bottom w:val="single" w:color="auto" w:sz="8" w:space="0"/>
              <w:right w:val="single" w:color="auto" w:sz="8" w:space="0"/>
            </w:tcBorders>
          </w:tcPr>
          <w:p w:rsidR="63D7369B" w:rsidP="63D7369B" w:rsidRDefault="63D7369B" w14:paraId="3287FAC6" w14:textId="31ABFC1A">
            <w:pPr>
              <w:spacing w:line="257" w:lineRule="auto"/>
            </w:pPr>
            <w:r w:rsidRPr="63D7369B">
              <w:t>Sponsor</w:t>
            </w:r>
          </w:p>
        </w:tc>
        <w:tc>
          <w:tcPr>
            <w:tcW w:w="3184" w:type="dxa"/>
            <w:tcBorders>
              <w:top w:val="single" w:color="auto" w:sz="8" w:space="0"/>
              <w:left w:val="single" w:color="auto" w:sz="8" w:space="0"/>
              <w:bottom w:val="single" w:color="auto" w:sz="8" w:space="0"/>
              <w:right w:val="single" w:color="auto" w:sz="8" w:space="0"/>
            </w:tcBorders>
          </w:tcPr>
          <w:p w:rsidR="63D7369B" w:rsidP="63D7369B" w:rsidRDefault="63D7369B" w14:paraId="7C5B8344" w14:textId="3DF4825D">
            <w:pPr>
              <w:spacing w:line="257" w:lineRule="auto"/>
            </w:pPr>
            <w:r w:rsidRPr="63D7369B">
              <w:t>Application Sponsor - OC</w:t>
            </w:r>
          </w:p>
        </w:tc>
        <w:tc>
          <w:tcPr>
            <w:tcW w:w="3317" w:type="dxa"/>
            <w:tcBorders>
              <w:top w:val="single" w:color="auto" w:sz="8" w:space="0"/>
              <w:left w:val="single" w:color="auto" w:sz="8" w:space="0"/>
              <w:bottom w:val="single" w:color="auto" w:sz="8" w:space="0"/>
              <w:right w:val="single" w:color="auto" w:sz="8" w:space="0"/>
            </w:tcBorders>
          </w:tcPr>
          <w:p w:rsidR="63D7369B" w:rsidP="63D7369B" w:rsidRDefault="63D7369B" w14:paraId="5EB37026" w14:textId="754AABFC">
            <w:pPr>
              <w:spacing w:line="257" w:lineRule="auto"/>
            </w:pPr>
            <w:r w:rsidRPr="63D7369B">
              <w:t>Sponsor-OC</w:t>
            </w:r>
          </w:p>
        </w:tc>
      </w:tr>
      <w:tr w:rsidR="63D7369B" w:rsidTr="63D7369B" w14:paraId="34B33E8D" w14:textId="77777777">
        <w:trPr>
          <w:trHeight w:val="660"/>
        </w:trPr>
        <w:tc>
          <w:tcPr>
            <w:tcW w:w="2514" w:type="dxa"/>
            <w:tcBorders>
              <w:top w:val="single" w:color="auto" w:sz="8" w:space="0"/>
              <w:left w:val="single" w:color="auto" w:sz="8" w:space="0"/>
              <w:bottom w:val="single" w:color="auto" w:sz="8" w:space="0"/>
              <w:right w:val="single" w:color="auto" w:sz="8" w:space="0"/>
            </w:tcBorders>
          </w:tcPr>
          <w:p w:rsidR="63D7369B" w:rsidP="63D7369B" w:rsidRDefault="63D7369B" w14:paraId="2F500378" w14:textId="0A76F314">
            <w:pPr>
              <w:spacing w:line="257" w:lineRule="auto"/>
            </w:pPr>
            <w:r w:rsidRPr="63D7369B">
              <w:t>Sponsor Hosting Address</w:t>
            </w:r>
          </w:p>
        </w:tc>
        <w:tc>
          <w:tcPr>
            <w:tcW w:w="3184" w:type="dxa"/>
            <w:tcBorders>
              <w:top w:val="single" w:color="auto" w:sz="8" w:space="0"/>
              <w:left w:val="single" w:color="auto" w:sz="8" w:space="0"/>
              <w:bottom w:val="single" w:color="auto" w:sz="8" w:space="0"/>
              <w:right w:val="single" w:color="auto" w:sz="8" w:space="0"/>
            </w:tcBorders>
          </w:tcPr>
          <w:p w:rsidR="63D7369B" w:rsidP="63D7369B" w:rsidRDefault="63D7369B" w14:paraId="7FEAB275" w14:textId="6B0CE175">
            <w:pPr>
              <w:spacing w:line="257" w:lineRule="auto"/>
            </w:pPr>
            <w:r w:rsidRPr="63D7369B">
              <w:t>SponsorHostingAddress - OC</w:t>
            </w:r>
          </w:p>
        </w:tc>
        <w:tc>
          <w:tcPr>
            <w:tcW w:w="3317" w:type="dxa"/>
            <w:tcBorders>
              <w:top w:val="single" w:color="auto" w:sz="8" w:space="0"/>
              <w:left w:val="single" w:color="auto" w:sz="8" w:space="0"/>
              <w:bottom w:val="single" w:color="auto" w:sz="8" w:space="0"/>
              <w:right w:val="single" w:color="auto" w:sz="8" w:space="0"/>
            </w:tcBorders>
          </w:tcPr>
          <w:p w:rsidR="63D7369B" w:rsidP="63D7369B" w:rsidRDefault="63D7369B" w14:paraId="26A681DD" w14:textId="0E46D66E">
            <w:pPr>
              <w:spacing w:line="257" w:lineRule="auto"/>
            </w:pPr>
            <w:r w:rsidRPr="63D7369B">
              <w:t>SponsorHostAddress-OC</w:t>
            </w:r>
          </w:p>
        </w:tc>
      </w:tr>
      <w:tr w:rsidR="63D7369B" w:rsidTr="63D7369B" w14:paraId="24FFDBF5" w14:textId="77777777">
        <w:trPr>
          <w:trHeight w:val="390"/>
        </w:trPr>
        <w:tc>
          <w:tcPr>
            <w:tcW w:w="2514" w:type="dxa"/>
            <w:tcBorders>
              <w:top w:val="single" w:color="auto" w:sz="8" w:space="0"/>
              <w:left w:val="single" w:color="auto" w:sz="8" w:space="0"/>
              <w:bottom w:val="single" w:color="auto" w:sz="8" w:space="0"/>
              <w:right w:val="single" w:color="auto" w:sz="8" w:space="0"/>
            </w:tcBorders>
          </w:tcPr>
          <w:p w:rsidR="63D7369B" w:rsidP="63D7369B" w:rsidRDefault="63D7369B" w14:paraId="6AEC045A" w14:textId="1639E1A8">
            <w:pPr>
              <w:spacing w:line="257" w:lineRule="auto"/>
            </w:pPr>
            <w:r w:rsidRPr="63D7369B">
              <w:t>UK Arrivals</w:t>
            </w:r>
          </w:p>
        </w:tc>
        <w:tc>
          <w:tcPr>
            <w:tcW w:w="3184" w:type="dxa"/>
            <w:tcBorders>
              <w:top w:val="single" w:color="auto" w:sz="8" w:space="0"/>
              <w:left w:val="single" w:color="auto" w:sz="8" w:space="0"/>
              <w:bottom w:val="single" w:color="auto" w:sz="8" w:space="0"/>
              <w:right w:val="single" w:color="auto" w:sz="8" w:space="0"/>
            </w:tcBorders>
          </w:tcPr>
          <w:p w:rsidR="63D7369B" w:rsidP="63D7369B" w:rsidRDefault="63D7369B" w14:paraId="51FCC7A4" w14:textId="5D82BD19">
            <w:pPr>
              <w:spacing w:line="257" w:lineRule="auto"/>
            </w:pPr>
            <w:r w:rsidRPr="63D7369B">
              <w:t>UK Arrivals - OC</w:t>
            </w:r>
          </w:p>
        </w:tc>
        <w:tc>
          <w:tcPr>
            <w:tcW w:w="3317" w:type="dxa"/>
            <w:tcBorders>
              <w:top w:val="single" w:color="auto" w:sz="8" w:space="0"/>
              <w:left w:val="single" w:color="auto" w:sz="8" w:space="0"/>
              <w:bottom w:val="single" w:color="auto" w:sz="8" w:space="0"/>
              <w:right w:val="single" w:color="auto" w:sz="8" w:space="0"/>
            </w:tcBorders>
          </w:tcPr>
          <w:p w:rsidR="63D7369B" w:rsidP="63D7369B" w:rsidRDefault="63D7369B" w14:paraId="68D583D6" w14:textId="61D2664A">
            <w:pPr>
              <w:spacing w:line="257" w:lineRule="auto"/>
            </w:pPr>
            <w:r w:rsidRPr="63D7369B">
              <w:t>UK Arrivals-OC</w:t>
            </w:r>
          </w:p>
        </w:tc>
      </w:tr>
    </w:tbl>
    <w:p w:rsidR="003C2AE0" w:rsidP="63D7369B" w:rsidRDefault="07F99028" w14:paraId="3FA330DF" w14:textId="59D08356">
      <w:pPr>
        <w:spacing w:line="257" w:lineRule="auto"/>
      </w:pPr>
      <w:r w:rsidRPr="63D7369B">
        <w:t xml:space="preserve"> </w:t>
      </w:r>
    </w:p>
    <w:p w:rsidR="003C2AE0" w:rsidP="63D7369B" w:rsidRDefault="07F99028" w14:paraId="575AAA5A" w14:textId="1AE2C5F8">
      <w:pPr>
        <w:spacing w:line="257" w:lineRule="auto"/>
      </w:pPr>
      <w:r w:rsidRPr="63D7369B">
        <w:rPr>
          <w:color w:val="FF0000"/>
          <w:u w:val="single"/>
        </w:rPr>
        <w:t>Note:</w:t>
      </w:r>
      <w:r w:rsidRPr="63D7369B">
        <w:rPr>
          <w:color w:val="FF0000"/>
        </w:rPr>
        <w:t xml:space="preserve"> In downloading the templates, you </w:t>
      </w:r>
      <w:r w:rsidRPr="63D7369B">
        <w:rPr>
          <w:b/>
          <w:bCs/>
          <w:color w:val="FF0000"/>
        </w:rPr>
        <w:t xml:space="preserve">must </w:t>
      </w:r>
      <w:r w:rsidRPr="63D7369B">
        <w:rPr>
          <w:color w:val="FF0000"/>
        </w:rPr>
        <w:t xml:space="preserve">click ‘Download Excel Template’ and </w:t>
      </w:r>
      <w:r w:rsidRPr="63D7369B">
        <w:rPr>
          <w:b/>
          <w:bCs/>
          <w:color w:val="FF0000"/>
        </w:rPr>
        <w:t>not</w:t>
      </w:r>
      <w:r w:rsidRPr="63D7369B">
        <w:rPr>
          <w:color w:val="FF0000"/>
        </w:rPr>
        <w:t xml:space="preserve"> ‘View in Excel Online’. Using the download template option removes the risk of editing system data in the Excel Online version.</w:t>
      </w:r>
    </w:p>
    <w:p w:rsidR="003C2AE0" w:rsidP="63D7369B" w:rsidRDefault="07F99028" w14:paraId="16CB7895" w14:textId="2A193766">
      <w:pPr>
        <w:spacing w:line="257" w:lineRule="auto"/>
      </w:pPr>
      <w:r w:rsidRPr="63D7369B">
        <w:rPr>
          <w:color w:val="FF0000"/>
        </w:rPr>
        <w:t xml:space="preserve">For the templates to mimic the layout of data on Objective Connect, formulas have been used to ensure the data sits in the correct columns. If you wish to manipulate the data once downloaded, it is recommended you </w:t>
      </w:r>
      <w:r w:rsidRPr="63D7369B">
        <w:rPr>
          <w:b/>
          <w:bCs/>
          <w:color w:val="FF0000"/>
        </w:rPr>
        <w:t>save your own version of the download</w:t>
      </w:r>
      <w:r w:rsidRPr="63D7369B">
        <w:rPr>
          <w:color w:val="FF0000"/>
        </w:rPr>
        <w:t xml:space="preserve"> to remove the formulas.</w:t>
      </w:r>
    </w:p>
    <w:p w:rsidR="003C2AE0" w:rsidP="63D7369B" w:rsidRDefault="07F99028" w14:paraId="1C208730" w14:textId="2C29B71E">
      <w:pPr>
        <w:spacing w:line="257" w:lineRule="auto"/>
      </w:pPr>
      <w:r w:rsidRPr="63D7369B">
        <w:rPr>
          <w:b/>
          <w:bCs/>
        </w:rPr>
        <w:t>How to access and extract the data:</w:t>
      </w:r>
    </w:p>
    <w:p w:rsidR="003C2AE0" w:rsidP="63D7369B" w:rsidRDefault="07F99028" w14:paraId="3B832723" w14:textId="7B1C5F24">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rsidR="003C2AE0" w:rsidP="63D7369B" w:rsidRDefault="469E7559" w14:paraId="625B9015" w14:textId="52F49002">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rsidR="469E7559" w:rsidP="63D7369B" w:rsidRDefault="469E7559" w14:paraId="26D7AD3C" w14:textId="46E31B77">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rsidR="469E7559" w:rsidRDefault="469E7559" w14:paraId="4FB1116A" w14:textId="0B2E57F8">
      <w:pPr>
        <w:pStyle w:val="ListParagraph"/>
        <w:numPr>
          <w:ilvl w:val="0"/>
          <w:numId w:val="5"/>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rsidR="469E7559" w:rsidRDefault="469E7559" w14:paraId="7EB163DD" w14:textId="51D7CFB6">
      <w:pPr>
        <w:pStyle w:val="ListParagraph"/>
        <w:numPr>
          <w:ilvl w:val="0"/>
          <w:numId w:val="5"/>
        </w:numPr>
        <w:spacing w:line="257" w:lineRule="auto"/>
      </w:pPr>
      <w:r w:rsidRPr="63D7369B">
        <w:t>After you click View All My Templates, simply click the Back arrow button to return to the view you selected.</w:t>
      </w:r>
    </w:p>
    <w:p w:rsidR="469E7559" w:rsidP="63D7369B" w:rsidRDefault="469E7559" w14:paraId="37AFC5ED" w14:textId="71C5903B">
      <w:pPr>
        <w:spacing w:line="257" w:lineRule="auto"/>
      </w:pPr>
      <w:r w:rsidRPr="63D7369B">
        <w:lastRenderedPageBreak/>
        <w:t xml:space="preserve"> If you are unable to see Excel Templates listed after ‘Run Report’, in the system menu, click on the </w:t>
      </w:r>
      <w:r w:rsidRPr="63D7369B">
        <w:rPr>
          <w:b/>
          <w:bCs/>
        </w:rPr>
        <w:t>three dots</w:t>
      </w:r>
      <w:r w:rsidRPr="63D7369B">
        <w:t xml:space="preserve"> for further options.</w:t>
      </w:r>
    </w:p>
    <w:p w:rsidR="469E7559" w:rsidP="63D7369B" w:rsidRDefault="469E7559" w14:paraId="2E6E5DA2" w14:textId="678FDA53">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rsidR="469E7559" w:rsidP="63D7369B" w:rsidRDefault="469E7559" w14:paraId="55E4E02A" w14:textId="35019812">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rsidR="469E7559" w:rsidP="63D7369B" w:rsidRDefault="469E7559" w14:paraId="2B53E72D" w14:textId="06D6CE4E">
      <w:pPr>
        <w:spacing w:line="257" w:lineRule="auto"/>
      </w:pPr>
      <w:r>
        <w:rPr>
          <w:noProof/>
        </w:rPr>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rsidR="469E7559" w:rsidP="63D7369B" w:rsidRDefault="469E7559" w14:paraId="7BCFCB93" w14:textId="78B1311F">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rsidR="469E7559" w:rsidP="63D7369B" w:rsidRDefault="469E7559" w14:paraId="3EC2551A" w14:textId="3FDD5459">
      <w:pPr>
        <w:spacing w:line="257" w:lineRule="auto"/>
      </w:pPr>
      <w:r>
        <w:rPr>
          <w:noProof/>
        </w:rPr>
        <w:lastRenderedPageBreak/>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rsidR="469E7559" w:rsidP="63D7369B" w:rsidRDefault="469E7559" w14:paraId="1DB578C6" w14:textId="2637F2FA">
      <w:pPr>
        <w:spacing w:line="257" w:lineRule="auto"/>
      </w:pPr>
      <w:r w:rsidRPr="63D7369B">
        <w:t xml:space="preserve">5. The downloaded content will appear in your Downloads folder on your computer for you to use in your internal reporting. </w:t>
      </w:r>
    </w:p>
    <w:p w:rsidR="469E7559" w:rsidP="63D7369B" w:rsidRDefault="469E7559" w14:paraId="1B56AFD1" w14:textId="141EE926">
      <w:pPr>
        <w:spacing w:line="257" w:lineRule="auto"/>
        <w:rPr>
          <w:color w:val="FF0000"/>
        </w:rPr>
      </w:pPr>
      <w:r w:rsidRPr="63D7369B">
        <w:rPr>
          <w:color w:val="FF0000"/>
        </w:rPr>
        <w:t>Please remember the note above in relation to the formulas and save a copy of your own for editing. The pop-up message which appears on the screen can be ignored. The upload function has been disabled on the platform.</w:t>
      </w:r>
    </w:p>
    <w:p w:rsidR="63D7369B" w:rsidP="63D7369B" w:rsidRDefault="63D7369B" w14:paraId="313703F6" w14:textId="219208C5">
      <w:pPr>
        <w:spacing w:line="257" w:lineRule="auto"/>
      </w:pPr>
    </w:p>
    <w:p w:rsidR="003C2AE0" w:rsidRDefault="3AFE5C85" w14:paraId="625B9016" w14:textId="77777777">
      <w:pPr>
        <w:pStyle w:val="Heading1"/>
        <w:pageBreakBefore/>
        <w:spacing w:after="200"/>
      </w:pPr>
      <w:bookmarkStart w:name="_Toc674748172" w:id="1776659703"/>
      <w:r w:rsidR="3AFE5C85">
        <w:rPr/>
        <w:t>Escalating any Data platform related issues or functionality requests</w:t>
      </w:r>
      <w:r w:rsidR="3AFE5C85">
        <w:rPr/>
        <w:t xml:space="preserve"> </w:t>
      </w:r>
      <w:bookmarkEnd w:id="1776659703"/>
    </w:p>
    <w:p w:rsidR="003C2AE0" w:rsidRDefault="3AFE5C85" w14:paraId="625B9017" w14:textId="77777777">
      <w:pPr>
        <w:pStyle w:val="Heading2"/>
        <w:spacing w:line="305" w:lineRule="auto"/>
      </w:pPr>
      <w:bookmarkStart w:name="_Toc907903472" w:id="2019712591"/>
      <w:r w:rsidR="3AFE5C85">
        <w:rPr/>
        <w:t>How will service incidents relating to the Data Platform be handled?</w:t>
      </w:r>
      <w:r w:rsidR="3AFE5C85">
        <w:rPr/>
        <w:t xml:space="preserve">  </w:t>
      </w:r>
      <w:bookmarkEnd w:id="2019712591"/>
    </w:p>
    <w:p w:rsidR="003C2AE0" w:rsidRDefault="00C15C95" w14:paraId="625B9018" w14:textId="77777777">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rsidR="003C2AE0" w:rsidRDefault="00C15C95" w14:paraId="625B9019" w14:textId="77777777">
      <w:r>
        <w:t xml:space="preserve">Please speak with your local champion before contacting your IT service desk. </w:t>
      </w:r>
    </w:p>
    <w:p w:rsidR="003C2AE0" w:rsidRDefault="00C15C95" w14:paraId="625B901A" w14:textId="77777777">
      <w:r>
        <w:rPr>
          <w:b/>
        </w:rPr>
        <w:t>Annex 2</w:t>
      </w:r>
      <w:r>
        <w:t xml:space="preserve"> provides further information about the Service Model and who to contact. </w:t>
      </w:r>
    </w:p>
    <w:p w:rsidR="003C2AE0" w:rsidRDefault="00C15C95" w14:paraId="625B901B" w14:textId="77777777">
      <w:r>
        <w:t xml:space="preserve"> </w:t>
      </w:r>
    </w:p>
    <w:p w:rsidR="003C2AE0" w:rsidRDefault="3AFE5C85" w14:paraId="625B901C" w14:textId="77777777">
      <w:pPr>
        <w:pStyle w:val="Heading2"/>
        <w:rPr>
          <w:highlight w:val="yellow"/>
          <w:rPrChange w:author="Lilley, Sarah (COOG - DDAT - Digital)" w:date="2022-10-25T10:34:00Z" w:id="1315413027">
            <w:rPr/>
          </w:rPrChange>
        </w:rPr>
      </w:pPr>
      <w:bookmarkStart w:name="_Toc1661244763" w:id="1673644785"/>
      <w:r w:rsidRPr="6940F363" w:rsidR="3AFE5C85">
        <w:rPr>
          <w:highlight w:val="yellow"/>
          <w:rPrChange w:author="Lilley, Sarah (COOG - DDAT - Digital)" w:date="2022-10-25T10:34:00Z" w:id="642326848"/>
        </w:rPr>
        <w:t>Homes for Ukraine Data Platform FAQ</w:t>
      </w:r>
      <w:r w:rsidR="3AFE5C85">
        <w:rPr/>
        <w:t xml:space="preserve"> </w:t>
      </w:r>
      <w:bookmarkEnd w:id="1673644785"/>
    </w:p>
    <w:p w:rsidR="003C2AE0" w:rsidRDefault="00C15C95" w14:paraId="625B901D" w14:textId="3CCE7ACC">
      <w:pPr>
        <w:rPr>
          <w:del w:author="Lilley, Sarah (COOG - DDAT - Digital)" w:date="2022-10-24T10:18:00Z" w:id="132"/>
        </w:rPr>
      </w:pPr>
      <w:del w:author="Lilley, Sarah (COOG - DDAT - Digital)" w:date="2022-10-24T10:18:00Z" w:id="133">
        <w:r w:rsidDel="098E1E5C">
          <w:delText>The project has a useful FAQ document which can be accessed via this link</w:delText>
        </w:r>
        <w:r w:rsidDel="5D4D2B6F">
          <w:delText xml:space="preserve"> -</w:delText>
        </w:r>
        <w:r w:rsidRPr="2A5EC7DA" w:rsidDel="098E1E5C">
          <w:rPr>
            <w:rFonts w:ascii="Times New Roman" w:hAnsi="Times New Roman" w:eastAsia="Times New Roman" w:cs="Times New Roman"/>
          </w:rPr>
          <w:delText xml:space="preserve"> </w:delText>
        </w:r>
        <w:r>
          <w:fldChar w:fldCharType="begin"/>
        </w:r>
        <w:r>
          <w:delInstrText xml:space="preserve">HYPERLINK "https://docs.google.com/document/d/1yykb4e6noZ5WYfnR3E0XoBwNZIrYVqleu1Kc8fBMN7k/edit?usp=sharing" </w:delInstrText>
        </w:r>
        <w:r>
          <w:fldChar w:fldCharType="separate"/>
        </w:r>
        <w:r w:rsidRPr="2A5EC7DA" w:rsidDel="098E1E5C">
          <w:rPr>
            <w:rFonts w:ascii="Times New Roman" w:hAnsi="Times New Roman" w:eastAsia="Times New Roman" w:cs="Times New Roman"/>
            <w:color w:val="1155CC"/>
            <w:u w:val="single"/>
          </w:rPr>
          <w:delText xml:space="preserve"> </w:delText>
        </w:r>
        <w:r>
          <w:fldChar w:fldCharType="end"/>
        </w:r>
        <w:r>
          <w:fldChar w:fldCharType="begin"/>
        </w:r>
        <w:r>
          <w:delInstrText xml:space="preserve">HYPERLINK "https://docs.google.com/document/d/1cGLQe1EfOb-QdVPmw17P1AGfHJ4I2gL6/edit?usp=sharing&amp;ouid=112052873182991728520&amp;rtpof=true&amp;sd=true" </w:delInstrText>
        </w:r>
        <w:r>
          <w:fldChar w:fldCharType="separate"/>
        </w:r>
        <w:r w:rsidRPr="2A5EC7DA" w:rsidDel="098E1E5C">
          <w:rPr>
            <w:color w:val="1155CC"/>
            <w:u w:val="single"/>
          </w:rPr>
          <w:delText>Homes for Ukraine Data Platform - FAQ</w:delText>
        </w:r>
        <w:r>
          <w:fldChar w:fldCharType="end"/>
        </w:r>
        <w:r w:rsidDel="098E1E5C">
          <w:delText xml:space="preserve">. </w:delText>
        </w:r>
      </w:del>
    </w:p>
    <w:p w:rsidR="003C2AE0" w:rsidRDefault="00C15C95" w14:paraId="625B901E" w14:textId="77777777">
      <w:pPr>
        <w:rPr>
          <w:del w:author="Lilley, Sarah (COOG - DDAT - Digital)" w:date="2022-10-24T10:18:00Z" w:id="134"/>
        </w:rPr>
      </w:pPr>
      <w:del w:author="Lilley, Sarah (COOG - DDAT - Digital)" w:date="2022-10-24T10:18:00Z" w:id="135">
        <w:r>
          <w:delText xml:space="preserve">It includes questions on the data platform, such as accessibility testing, development of the bilingual system and questions about continued use of Objective Connect.  </w:delText>
        </w:r>
      </w:del>
    </w:p>
    <w:p w:rsidR="003C2AE0" w:rsidRDefault="00C15C95" w14:paraId="625B901F" w14:textId="595EC117">
      <w:pPr>
        <w:rPr>
          <w:highlight w:val="yellow"/>
        </w:rPr>
      </w:pPr>
      <w:del w:author="Lilley, Sarah (COOG - DDAT - Digital)" w:date="2022-10-24T10:18:00Z" w:id="136">
        <w:r>
          <w:delText xml:space="preserve">We will endeavour to keep this resource up to date with the latest information available and add to it as further questions, from our range of stakeholders, emerge. </w:delText>
        </w:r>
      </w:del>
      <w:ins w:author="Lilley, Sarah (COOG - DDAT - Digital)" w:date="2022-10-24T10:18:00Z" w:id="137">
        <w:r w:rsidRPr="2A5EC7DA" w:rsidR="6E6EEBDB">
          <w:rPr>
            <w:highlight w:val="yellow"/>
            <w:rPrChange w:author="Lilley, Sarah (COOG - DDAT - Digital)" w:date="2022-10-24T10:19:00Z" w:id="138">
              <w:rPr/>
            </w:rPrChange>
          </w:rPr>
          <w:t>All of our documentation</w:t>
        </w:r>
      </w:ins>
      <w:ins w:author="Lilley, Sarah (COOG - DDAT - Digital)" w:date="2022-10-24T10:20:00Z" w:id="139">
        <w:r w:rsidRPr="2A5EC7DA" w:rsidR="60B93518">
          <w:rPr>
            <w:highlight w:val="yellow"/>
          </w:rPr>
          <w:t xml:space="preserve"> (including FAQS)</w:t>
        </w:r>
      </w:ins>
      <w:ins w:author="Lilley, Sarah (COOG - DDAT - Digital)" w:date="2022-10-24T10:18:00Z" w:id="140">
        <w:r w:rsidRPr="2A5EC7DA" w:rsidR="6E6EEBDB">
          <w:rPr>
            <w:highlight w:val="yellow"/>
            <w:rPrChange w:author="Lilley, Sarah (COOG - DDAT - Digital)" w:date="2022-10-24T10:19:00Z" w:id="141">
              <w:rPr/>
            </w:rPrChange>
          </w:rPr>
          <w:t xml:space="preserve">, training </w:t>
        </w:r>
      </w:ins>
      <w:ins w:author="Lilley, Sarah (COOG - DDAT - Digital)" w:date="2022-10-24T10:19:00Z" w:id="142">
        <w:r w:rsidRPr="2A5EC7DA" w:rsidR="6E6EEBDB">
          <w:rPr>
            <w:highlight w:val="yellow"/>
            <w:rPrChange w:author="Lilley, Sarah (COOG - DDAT - Digital)" w:date="2022-10-24T10:19:00Z" w:id="143">
              <w:rPr/>
            </w:rPrChange>
          </w:rPr>
          <w:t xml:space="preserve">videos and </w:t>
        </w:r>
      </w:ins>
      <w:ins w:author="Lilley, Sarah (COOG - DDAT - Digital)" w:date="2022-10-24T10:18:00Z" w:id="144">
        <w:r w:rsidRPr="2A5EC7DA" w:rsidR="6E6EEBDB">
          <w:rPr>
            <w:highlight w:val="yellow"/>
            <w:rPrChange w:author="Lilley, Sarah (COOG - DDAT - Digital)" w:date="2022-10-24T10:19:00Z" w:id="145">
              <w:rPr/>
            </w:rPrChange>
          </w:rPr>
          <w:t>User Guide</w:t>
        </w:r>
      </w:ins>
      <w:ins w:author="Lilley, Sarah (COOG - DDAT - Digital)" w:date="2022-10-24T10:19:00Z" w:id="146">
        <w:r w:rsidRPr="2A5EC7DA" w:rsidR="6E6EEBDB">
          <w:rPr>
            <w:highlight w:val="yellow"/>
            <w:rPrChange w:author="Lilley, Sarah (COOG - DDAT - Digital)" w:date="2022-10-24T10:19:00Z" w:id="147">
              <w:rPr/>
            </w:rPrChange>
          </w:rPr>
          <w:t xml:space="preserve">s are available via this link. - </w:t>
        </w:r>
      </w:ins>
      <w:ins w:author="Lilley, Sarah (COOG - DDAT - Digital)" w:date="2022-10-24T10:20:00Z" w:id="148">
        <w:r>
          <w:fldChar w:fldCharType="begin"/>
        </w:r>
        <w:r>
          <w:instrText xml:space="preserve">HYPERLINK "https://ukrainedataplatform.github.io/documentation/" </w:instrText>
        </w:r>
        <w:r>
          <w:fldChar w:fldCharType="separate"/>
        </w:r>
      </w:ins>
      <w:ins w:author="Lilley, Sarah (COOG - DDAT - Digital)" w:date="2022-10-24T10:19:00Z" w:id="149">
        <w:r w:rsidRPr="2A5EC7DA" w:rsidR="19F22C2D">
          <w:rPr>
            <w:rStyle w:val="Hyperlink"/>
            <w:highlight w:val="yellow"/>
            <w:rPrChange w:author="Lilley, Sarah (COOG - DDAT - Digital)" w:date="2022-10-24T10:19:00Z" w:id="150">
              <w:rPr/>
            </w:rPrChange>
          </w:rPr>
          <w:t>https://ukrainedataplatform.github.io/documentation/</w:t>
        </w:r>
      </w:ins>
      <w:ins w:author="Lilley, Sarah (COOG - DDAT - Digital)" w:date="2022-10-24T10:20:00Z" w:id="151">
        <w:r>
          <w:fldChar w:fldCharType="end"/>
        </w:r>
        <w:r w:rsidRPr="2A5EC7DA" w:rsidR="59647379">
          <w:rPr>
            <w:highlight w:val="yellow"/>
          </w:rPr>
          <w:t xml:space="preserve">. </w:t>
        </w:r>
      </w:ins>
    </w:p>
    <w:p w:rsidR="003C2AE0" w:rsidRDefault="00C15C95" w14:paraId="625B9020" w14:textId="77777777">
      <w:r>
        <w:t xml:space="preserve"> </w:t>
      </w:r>
    </w:p>
    <w:p w:rsidR="003C2AE0" w:rsidRDefault="3AFE5C85" w14:paraId="625B9021" w14:textId="77777777">
      <w:pPr>
        <w:pStyle w:val="Heading2"/>
      </w:pPr>
      <w:bookmarkStart w:name="_Toc830649187" w:id="74066349"/>
      <w:r w:rsidR="3AFE5C85">
        <w:rPr/>
        <w:t>Contact Details</w:t>
      </w:r>
      <w:bookmarkEnd w:id="74066349"/>
    </w:p>
    <w:p w:rsidR="003C2AE0" w:rsidRDefault="00C15C95" w14:paraId="625B9022" w14:textId="77777777">
      <w:pPr>
        <w:sectPr w:rsidR="003C2AE0">
          <w:headerReference w:type="default" r:id="rId118"/>
          <w:footerReference w:type="default" r:id="rId119"/>
          <w:pgSz w:w="11909" w:h="16834" w:orient="portrait"/>
          <w:pgMar w:top="1440" w:right="1440" w:bottom="1440" w:left="1440" w:header="720" w:footer="720" w:gutter="0"/>
          <w:pgNumType w:start="1"/>
          <w:cols w:space="720"/>
        </w:sectPr>
      </w:pPr>
      <w:r>
        <w:t xml:space="preserve">For any feedback on the system, please email </w:t>
      </w:r>
      <w:hyperlink r:id="rId120">
        <w:r>
          <w:rPr>
            <w:color w:val="1155CC"/>
            <w:u w:val="single"/>
          </w:rPr>
          <w:t>UkraineResponseQueries@gov.wales</w:t>
        </w:r>
      </w:hyperlink>
    </w:p>
    <w:p w:rsidR="003C2AE0" w:rsidRDefault="3AFE5C85" w14:paraId="625B9023" w14:textId="77777777">
      <w:pPr>
        <w:pStyle w:val="Heading1"/>
        <w:pageBreakBefore/>
        <w:spacing w:after="200"/>
      </w:pPr>
      <w:bookmarkStart w:name="_qpy3f5nhd4j9" w:id="153"/>
      <w:bookmarkEnd w:id="153"/>
      <w:bookmarkStart w:name="_Toc310402639" w:id="1806505210"/>
      <w:r w:rsidR="3AFE5C85">
        <w:rPr/>
        <w:t>Annex 1 - Summary of processes within each Scheme</w:t>
      </w:r>
      <w:r w:rsidR="3AFE5C85">
        <w:rPr/>
        <w:t xml:space="preserve"> </w:t>
      </w:r>
      <w:bookmarkEnd w:id="1806505210"/>
    </w:p>
    <w:p w:rsidR="003C2AE0" w:rsidRDefault="3AFE5C85" w14:paraId="625B9024" w14:textId="77777777">
      <w:pPr>
        <w:pStyle w:val="Heading2"/>
        <w:spacing w:line="291" w:lineRule="auto"/>
      </w:pPr>
      <w:bookmarkStart w:name="_Toc621169849" w:id="974070761"/>
      <w:r w:rsidR="3AFE5C85">
        <w:rPr/>
        <w:t>Super Sponsor scheme</w:t>
      </w:r>
      <w:r w:rsidR="3AFE5C85">
        <w:rPr/>
        <w:t xml:space="preserve"> </w:t>
      </w:r>
      <w:bookmarkEnd w:id="974070761"/>
    </w:p>
    <w:p w:rsidR="003C2AE0" w:rsidRDefault="00C15C95" w14:paraId="625B9025" w14:textId="0F7EB4C8">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rsidR="00086077" w:rsidRDefault="00A66DEC" w14:paraId="0AEA0665" w14:textId="3C8643A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21"/>
                    <a:stretch>
                      <a:fillRect/>
                    </a:stretch>
                  </pic:blipFill>
                  <pic:spPr>
                    <a:xfrm>
                      <a:off x="0" y="0"/>
                      <a:ext cx="7459116" cy="3896269"/>
                    </a:xfrm>
                    <a:prstGeom prst="rect">
                      <a:avLst/>
                    </a:prstGeom>
                  </pic:spPr>
                </pic:pic>
              </a:graphicData>
            </a:graphic>
          </wp:inline>
        </w:drawing>
      </w:r>
    </w:p>
    <w:p w:rsidR="003C2AE0" w:rsidRDefault="003C2AE0" w14:paraId="625B9027" w14:textId="4E990578">
      <w:pPr>
        <w:spacing w:after="0"/>
        <w:jc w:val="center"/>
      </w:pPr>
    </w:p>
    <w:p w:rsidR="003C2AE0" w:rsidRDefault="3AFE5C85" w14:paraId="625B902B" w14:textId="77777777">
      <w:pPr>
        <w:pStyle w:val="Heading3"/>
        <w:spacing w:after="0"/>
      </w:pPr>
      <w:bookmarkStart w:name="_le4d709aae88" w:id="156"/>
      <w:bookmarkEnd w:id="156"/>
      <w:bookmarkStart w:name="_Toc306041883" w:id="1577356012"/>
      <w:r w:rsidR="3AFE5C85">
        <w:rPr/>
        <w:t>How the process works - In summary</w:t>
      </w:r>
      <w:r w:rsidR="3AFE5C85">
        <w:rPr/>
        <w:t xml:space="preserve"> </w:t>
      </w:r>
      <w:bookmarkEnd w:id="1577356012"/>
    </w:p>
    <w:p w:rsidR="003C2AE0" w:rsidRDefault="00C15C95" w14:paraId="625B902C" w14:textId="77777777">
      <w:pPr>
        <w:spacing w:after="0"/>
      </w:pPr>
      <w:r>
        <w:t xml:space="preserve"> </w:t>
      </w:r>
    </w:p>
    <w:tbl>
      <w:tblPr>
        <w:tblW w:w="1374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trPr>
          <w:trHeight w:val="300"/>
        </w:trPr>
        <w:tc>
          <w:tcPr>
            <w:tcW w:w="31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2D" w14:textId="77777777">
            <w:pPr>
              <w:spacing w:before="40" w:after="40"/>
              <w:ind w:left="-80"/>
              <w:rPr>
                <w:b/>
              </w:rPr>
            </w:pPr>
            <w:r>
              <w:rPr>
                <w:b/>
              </w:rPr>
              <w:t xml:space="preserve"> Journey Status</w:t>
            </w:r>
          </w:p>
        </w:tc>
        <w:tc>
          <w:tcPr>
            <w:tcW w:w="29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2E" w14:textId="77777777">
            <w:pPr>
              <w:spacing w:before="40" w:after="40"/>
            </w:pPr>
            <w:r>
              <w:rPr>
                <w:b/>
              </w:rPr>
              <w:t>Primary responsibility</w:t>
            </w:r>
            <w:r>
              <w:t xml:space="preserve"> </w:t>
            </w:r>
          </w:p>
        </w:tc>
        <w:tc>
          <w:tcPr>
            <w:tcW w:w="768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2F" w14:textId="77777777">
            <w:pPr>
              <w:spacing w:before="40" w:after="40"/>
            </w:pPr>
            <w:r>
              <w:rPr>
                <w:b/>
              </w:rPr>
              <w:t>Key System updates required</w:t>
            </w:r>
            <w:r>
              <w:t xml:space="preserve"> </w:t>
            </w:r>
          </w:p>
        </w:tc>
      </w:tr>
      <w:tr w:rsidR="003C2AE0" w14:paraId="625B9035" w14:textId="77777777">
        <w:trPr>
          <w:trHeight w:val="885"/>
        </w:trPr>
        <w:tc>
          <w:tcPr>
            <w:tcW w:w="31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1" w14:textId="77777777">
            <w:pPr>
              <w:spacing w:before="40" w:after="40"/>
            </w:pPr>
            <w:r>
              <w:t xml:space="preserve">SS01 - SS05 </w:t>
            </w:r>
          </w:p>
        </w:tc>
        <w:tc>
          <w:tcPr>
            <w:tcW w:w="29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2" w14:textId="77777777">
            <w:pPr>
              <w:spacing w:before="40" w:after="40"/>
              <w:rPr>
                <w:b/>
              </w:rPr>
            </w:pPr>
            <w:r>
              <w:rPr>
                <w:b/>
              </w:rPr>
              <w:t xml:space="preserve">Contact Centre </w:t>
            </w:r>
          </w:p>
        </w:tc>
        <w:tc>
          <w:tcPr>
            <w:tcW w:w="768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3" w14:textId="77777777">
            <w:pPr>
              <w:spacing w:before="40" w:after="40"/>
            </w:pPr>
            <w:r>
              <w:t xml:space="preserve">Update all fields as necessary and create initial housing record </w:t>
            </w:r>
          </w:p>
          <w:p w:rsidR="003C2AE0" w:rsidRDefault="00C15C95" w14:paraId="625B9034" w14:textId="77777777">
            <w:pPr>
              <w:spacing w:before="40" w:after="40"/>
            </w:pPr>
            <w:r>
              <w:t xml:space="preserve">Status Changes </w:t>
            </w:r>
          </w:p>
        </w:tc>
      </w:tr>
      <w:tr w:rsidR="003C2AE0" w14:paraId="625B903B" w14:textId="77777777">
        <w:trPr>
          <w:trHeight w:val="2055"/>
        </w:trPr>
        <w:tc>
          <w:tcPr>
            <w:tcW w:w="31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6" w14:textId="77777777">
            <w:pPr>
              <w:spacing w:before="40" w:after="40"/>
            </w:pPr>
            <w:r>
              <w:t xml:space="preserve">SS05 </w:t>
            </w:r>
          </w:p>
        </w:tc>
        <w:tc>
          <w:tcPr>
            <w:tcW w:w="29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7" w14:textId="77777777">
            <w:pPr>
              <w:spacing w:before="40" w:after="40"/>
            </w:pPr>
            <w:r>
              <w:rPr>
                <w:b/>
              </w:rPr>
              <w:t>Contact Centre</w:t>
            </w:r>
            <w:r>
              <w:t xml:space="preserve"> </w:t>
            </w:r>
          </w:p>
        </w:tc>
        <w:tc>
          <w:tcPr>
            <w:tcW w:w="768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8" w14:textId="77777777">
            <w:pPr>
              <w:spacing w:before="40" w:after="40"/>
            </w:pPr>
            <w:r>
              <w:t xml:space="preserve">CC to complete arrival hub details and make them aware of ETA and other info </w:t>
            </w:r>
          </w:p>
          <w:p w:rsidR="003C2AE0" w:rsidRDefault="00C15C95" w14:paraId="625B9039" w14:textId="77777777">
            <w:pPr>
              <w:spacing w:before="40" w:after="40"/>
            </w:pPr>
            <w:r>
              <w:t xml:space="preserve">Arrival Hub to phone through confirmation of contact and Contact Centre to update records </w:t>
            </w:r>
          </w:p>
          <w:p w:rsidR="003C2AE0" w:rsidRDefault="00C15C95" w14:paraId="625B903A" w14:textId="77777777">
            <w:pPr>
              <w:spacing w:before="40" w:after="40"/>
            </w:pPr>
            <w:r>
              <w:t xml:space="preserve">Status Change </w:t>
            </w:r>
          </w:p>
        </w:tc>
      </w:tr>
      <w:tr w:rsidR="003C2AE0" w14:paraId="625B9042" w14:textId="77777777">
        <w:trPr>
          <w:trHeight w:val="2055"/>
        </w:trPr>
        <w:tc>
          <w:tcPr>
            <w:tcW w:w="31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C" w14:textId="77777777">
            <w:pPr>
              <w:spacing w:before="40" w:after="40"/>
            </w:pPr>
            <w:r>
              <w:t xml:space="preserve">SS07 </w:t>
            </w:r>
          </w:p>
        </w:tc>
        <w:tc>
          <w:tcPr>
            <w:tcW w:w="29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D" w14:textId="77777777">
            <w:pPr>
              <w:spacing w:before="40" w:after="40"/>
            </w:pPr>
            <w:r>
              <w:rPr>
                <w:b/>
              </w:rPr>
              <w:t>Contact Centre</w:t>
            </w:r>
            <w:r>
              <w:t xml:space="preserve"> </w:t>
            </w:r>
          </w:p>
        </w:tc>
        <w:tc>
          <w:tcPr>
            <w:tcW w:w="768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3E" w14:textId="77777777">
            <w:pPr>
              <w:spacing w:before="40" w:after="40"/>
            </w:pPr>
            <w:r>
              <w:t xml:space="preserve">Checks undertaken by Welcome Centre and system updated through Case Notes and Check box </w:t>
            </w:r>
          </w:p>
          <w:p w:rsidR="003C2AE0" w:rsidRDefault="00C15C95" w14:paraId="625B903F" w14:textId="77777777">
            <w:pPr>
              <w:spacing w:before="40" w:after="40"/>
            </w:pPr>
            <w:r>
              <w:t xml:space="preserve">Placement record created  </w:t>
            </w:r>
          </w:p>
          <w:p w:rsidR="003C2AE0" w:rsidRDefault="00C15C95" w14:paraId="625B9040" w14:textId="77777777">
            <w:pPr>
              <w:spacing w:before="40" w:after="40"/>
            </w:pPr>
            <w:r>
              <w:t xml:space="preserve">Housing Need checked and updated if required </w:t>
            </w:r>
          </w:p>
          <w:p w:rsidR="003C2AE0" w:rsidRDefault="00C15C95" w14:paraId="625B9041" w14:textId="77777777">
            <w:pPr>
              <w:spacing w:before="40" w:after="40"/>
            </w:pPr>
            <w:r>
              <w:t xml:space="preserve">Status Change </w:t>
            </w:r>
          </w:p>
        </w:tc>
      </w:tr>
      <w:tr w:rsidR="003C2AE0" w14:paraId="625B9046" w14:textId="77777777">
        <w:trPr>
          <w:trHeight w:val="300"/>
        </w:trPr>
        <w:tc>
          <w:tcPr>
            <w:tcW w:w="31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43" w14:textId="77777777">
            <w:pPr>
              <w:spacing w:before="40" w:after="40"/>
            </w:pPr>
            <w:r>
              <w:t xml:space="preserve">SS08 </w:t>
            </w:r>
          </w:p>
        </w:tc>
        <w:tc>
          <w:tcPr>
            <w:tcW w:w="29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44" w14:textId="77777777">
            <w:pPr>
              <w:spacing w:before="40" w:after="40"/>
            </w:pPr>
            <w:r>
              <w:rPr>
                <w:b/>
              </w:rPr>
              <w:t>Welcome Centre</w:t>
            </w:r>
            <w:r>
              <w:t xml:space="preserve"> </w:t>
            </w:r>
          </w:p>
        </w:tc>
        <w:tc>
          <w:tcPr>
            <w:tcW w:w="768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45" w14:textId="77777777">
            <w:pPr>
              <w:spacing w:before="40" w:after="40"/>
            </w:pPr>
            <w:r>
              <w:t xml:space="preserve">Status Change </w:t>
            </w:r>
          </w:p>
        </w:tc>
      </w:tr>
      <w:tr w:rsidR="003C2AE0" w14:paraId="625B904D" w14:textId="77777777">
        <w:trPr>
          <w:trHeight w:val="1755"/>
        </w:trPr>
        <w:tc>
          <w:tcPr>
            <w:tcW w:w="31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47" w14:textId="77777777">
            <w:pPr>
              <w:spacing w:before="40" w:after="40"/>
            </w:pPr>
            <w:r>
              <w:t xml:space="preserve">SS09 </w:t>
            </w:r>
          </w:p>
        </w:tc>
        <w:tc>
          <w:tcPr>
            <w:tcW w:w="29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48" w14:textId="77777777">
            <w:pPr>
              <w:spacing w:before="40" w:after="40"/>
            </w:pPr>
            <w:r>
              <w:rPr>
                <w:b/>
              </w:rPr>
              <w:t>Welcome Centre / Local Authority</w:t>
            </w:r>
            <w:r>
              <w:t xml:space="preserve"> </w:t>
            </w:r>
          </w:p>
        </w:tc>
        <w:tc>
          <w:tcPr>
            <w:tcW w:w="768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1D23F2" w14:paraId="625B904B" w14:textId="716F6CEF">
            <w:pPr>
              <w:spacing w:before="40" w:after="40"/>
            </w:pPr>
            <w:r>
              <w:t>Accommodation</w:t>
            </w:r>
            <w:r w:rsidR="002F4CCE">
              <w:t xml:space="preserve"> is allocated but individual </w:t>
            </w:r>
            <w:r>
              <w:t xml:space="preserve">is still in </w:t>
            </w:r>
            <w:r w:rsidR="00772821">
              <w:t xml:space="preserve">welcome centre. </w:t>
            </w:r>
          </w:p>
          <w:p w:rsidR="00772821" w:rsidRDefault="00772821" w14:paraId="5AB2FF17" w14:textId="1CAE296E">
            <w:pPr>
              <w:spacing w:before="40" w:after="40"/>
            </w:pPr>
            <w:r>
              <w:t>Update status notes</w:t>
            </w:r>
          </w:p>
          <w:p w:rsidR="003C2AE0" w:rsidRDefault="00C15C95" w14:paraId="625B904C" w14:textId="77777777">
            <w:pPr>
              <w:spacing w:before="40" w:after="40"/>
            </w:pPr>
            <w:r>
              <w:t xml:space="preserve"> </w:t>
            </w:r>
          </w:p>
        </w:tc>
      </w:tr>
      <w:tr w:rsidR="00481486" w14:paraId="407E0624" w14:textId="77777777">
        <w:trPr>
          <w:trHeight w:val="1755"/>
        </w:trPr>
        <w:tc>
          <w:tcPr>
            <w:tcW w:w="310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481486" w:rsidRDefault="00481486" w14:paraId="18965347" w14:textId="6ECDE18D">
            <w:pPr>
              <w:spacing w:before="40" w:after="40"/>
            </w:pPr>
            <w:r>
              <w:lastRenderedPageBreak/>
              <w:t>SS10</w:t>
            </w:r>
          </w:p>
        </w:tc>
        <w:tc>
          <w:tcPr>
            <w:tcW w:w="29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Pr="005B611E" w:rsidR="00481486" w:rsidRDefault="002F4CCE" w14:paraId="5A0578B9" w14:textId="0EC998DC">
            <w:pPr>
              <w:spacing w:before="40" w:after="40"/>
              <w:rPr>
                <w:bCs/>
              </w:rPr>
            </w:pPr>
            <w:r>
              <w:rPr>
                <w:b/>
              </w:rPr>
              <w:t>Welcome Centre / Local Authority</w:t>
            </w:r>
          </w:p>
        </w:tc>
        <w:tc>
          <w:tcPr>
            <w:tcW w:w="768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5B66BE" w:rsidP="005B66BE" w:rsidRDefault="005B66BE" w14:paraId="7C57D113" w14:textId="77777777">
            <w:pPr>
              <w:spacing w:before="40" w:after="40"/>
            </w:pPr>
            <w:r>
              <w:t xml:space="preserve">Change Status </w:t>
            </w:r>
          </w:p>
          <w:p w:rsidR="002F4CCE" w:rsidP="002F4CCE" w:rsidRDefault="002F4CCE" w14:paraId="0895FCD0" w14:textId="77777777">
            <w:pPr>
              <w:spacing w:before="40" w:after="40"/>
            </w:pPr>
            <w:r>
              <w:t xml:space="preserve">Close Welcome Centre placement record </w:t>
            </w:r>
          </w:p>
          <w:p w:rsidR="002F4CCE" w:rsidP="002F4CCE" w:rsidRDefault="002F4CCE" w14:paraId="7D105D53" w14:textId="77777777">
            <w:pPr>
              <w:spacing w:before="40" w:after="40"/>
            </w:pPr>
            <w:r>
              <w:t xml:space="preserve">Create a new placement record for their permanent accommodation </w:t>
            </w:r>
          </w:p>
          <w:p w:rsidR="00481486" w:rsidP="005B66BE" w:rsidRDefault="00481486" w14:paraId="1EF53850" w14:textId="77777777">
            <w:pPr>
              <w:spacing w:before="40" w:after="40"/>
            </w:pPr>
          </w:p>
        </w:tc>
      </w:tr>
    </w:tbl>
    <w:p w:rsidR="003C2AE0" w:rsidP="00EC05B4" w:rsidRDefault="3AFE5C85" w14:paraId="625B904F" w14:textId="02DCB744">
      <w:pPr>
        <w:pStyle w:val="Heading3"/>
        <w:spacing w:after="0"/>
      </w:pPr>
      <w:bookmarkStart w:name="_Toc1518660397" w:id="1678565825"/>
      <w:r w:rsidR="3AFE5C85">
        <w:rPr/>
        <w:t xml:space="preserve"> </w:t>
      </w:r>
      <w:bookmarkStart w:name="_cxd275goxg0y" w:id="158"/>
      <w:bookmarkEnd w:id="158"/>
      <w:r w:rsidR="3AFE5C85">
        <w:rPr/>
        <w:t>How the process works - In Detail</w:t>
      </w:r>
      <w:r w:rsidR="3AFE5C85">
        <w:rPr/>
        <w:t xml:space="preserve"> </w:t>
      </w:r>
      <w:bookmarkEnd w:id="1678565825"/>
    </w:p>
    <w:p w:rsidR="003C2AE0" w:rsidRDefault="003C2AE0" w14:paraId="625B9050" w14:textId="77777777"/>
    <w:tbl>
      <w:tblPr>
        <w:tblW w:w="1395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rsidTr="00866F9E" w14:paraId="625B9057" w14:textId="77777777">
        <w:tc>
          <w:tcPr>
            <w:tcW w:w="268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52" w14:textId="77777777">
            <w:pPr>
              <w:spacing w:before="40" w:after="40"/>
            </w:pPr>
            <w:r>
              <w:rPr>
                <w:b/>
              </w:rPr>
              <w:t xml:space="preserve"> Step of process </w:t>
            </w:r>
            <w:r>
              <w:t xml:space="preserve"> </w:t>
            </w:r>
          </w:p>
        </w:tc>
        <w:tc>
          <w:tcPr>
            <w:tcW w:w="289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53" w14:textId="77777777">
            <w:pPr>
              <w:spacing w:before="40" w:after="40"/>
            </w:pPr>
            <w:r>
              <w:rPr>
                <w:b/>
              </w:rPr>
              <w:t>What is happening here</w:t>
            </w:r>
            <w:r>
              <w:t xml:space="preserve"> </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54" w14:textId="77777777">
            <w:pPr>
              <w:spacing w:before="40" w:after="40"/>
            </w:pPr>
            <w:r>
              <w:rPr>
                <w:b/>
              </w:rPr>
              <w:t>What needs to take place on data platform?</w:t>
            </w:r>
            <w:r>
              <w:t xml:space="preserve"> </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55" w14:textId="77777777">
            <w:pPr>
              <w:spacing w:before="40" w:after="40"/>
            </w:pPr>
            <w:r>
              <w:rPr>
                <w:b/>
              </w:rPr>
              <w:t>Who is doing something on the data platform to capture this?</w:t>
            </w:r>
            <w:r>
              <w:t xml:space="preserve"> </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56" w14:textId="77777777">
            <w:pPr>
              <w:spacing w:before="40" w:after="40"/>
            </w:pPr>
            <w:r>
              <w:rPr>
                <w:b/>
              </w:rPr>
              <w:t xml:space="preserve">Checklist to move to next status </w:t>
            </w:r>
            <w:r>
              <w:t xml:space="preserve"> </w:t>
            </w:r>
          </w:p>
        </w:tc>
      </w:tr>
      <w:tr w:rsidR="003C2AE0" w:rsidTr="00866F9E" w14:paraId="625B9072" w14:textId="77777777">
        <w:tc>
          <w:tcPr>
            <w:tcW w:w="268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829E3" w:rsidRDefault="00C15C95" w14:paraId="7380C5B1" w14:textId="77777777">
            <w:pPr>
              <w:spacing w:before="40" w:after="40"/>
            </w:pPr>
            <w:r>
              <w:t>SS01</w:t>
            </w:r>
          </w:p>
          <w:p w:rsidR="003C2AE0" w:rsidRDefault="00C15C95" w14:paraId="625B9058" w14:textId="38D58CA1">
            <w:pPr>
              <w:spacing w:before="40" w:after="40"/>
            </w:pPr>
            <w:r>
              <w:t xml:space="preserve">Visa approved – initial contact to be made to start journey to Wales if all necessary factors are in place.  </w:t>
            </w:r>
          </w:p>
          <w:p w:rsidR="003C2AE0" w:rsidRDefault="003C2AE0" w14:paraId="625B9059" w14:textId="77777777">
            <w:pPr>
              <w:spacing w:before="40" w:after="40"/>
              <w:rPr>
                <w:b/>
              </w:rPr>
            </w:pPr>
          </w:p>
        </w:tc>
        <w:tc>
          <w:tcPr>
            <w:tcW w:w="289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5A" w14:textId="77777777">
            <w:pPr>
              <w:spacing w:before="40" w:after="40"/>
            </w:pPr>
            <w:r>
              <w:t xml:space="preserve">An individual with an approved visa for the Super sponsor route is identified on system.  </w:t>
            </w:r>
          </w:p>
          <w:p w:rsidR="003C2AE0" w:rsidRDefault="00C15C95" w14:paraId="625B905B" w14:textId="77777777">
            <w:pPr>
              <w:spacing w:before="40" w:after="40"/>
            </w:pPr>
            <w:r>
              <w:t xml:space="preserve">If contact is made, the following things are checked to ensure they are ready to begin their journey to Wales: </w:t>
            </w:r>
          </w:p>
          <w:p w:rsidR="003C2AE0" w:rsidRDefault="00C15C95" w14:paraId="625B905C" w14:textId="77777777">
            <w:pPr>
              <w:spacing w:before="40" w:after="40"/>
            </w:pPr>
            <w:r>
              <w:t xml:space="preserve">a) individual and all linked people on application all have permission letters to travel  </w:t>
            </w:r>
          </w:p>
          <w:p w:rsidR="003C2AE0" w:rsidRDefault="00C15C95" w14:paraId="625B905D" w14:textId="77777777">
            <w:pPr>
              <w:spacing w:before="40" w:after="40"/>
            </w:pPr>
            <w:r>
              <w:lastRenderedPageBreak/>
              <w:t xml:space="preserve">b) contact numbers and email address are up to date.  </w:t>
            </w:r>
          </w:p>
          <w:p w:rsidR="003C2AE0" w:rsidRDefault="00C15C95" w14:paraId="625B905E" w14:textId="77777777">
            <w:pPr>
              <w:spacing w:before="40" w:after="40"/>
            </w:pPr>
            <w:r>
              <w:t xml:space="preserve">c) If pets being brought into UK and whether they have arranged appropriate checks and APHA licence has been granted.  </w:t>
            </w:r>
          </w:p>
          <w:p w:rsidR="003C2AE0" w:rsidRDefault="00C15C95" w14:paraId="625B905F" w14:textId="77777777">
            <w:pPr>
              <w:spacing w:before="40" w:after="40"/>
            </w:pPr>
            <w:r>
              <w:t xml:space="preserve">d) housing requirements for applicant and linked people captured </w:t>
            </w:r>
          </w:p>
          <w:p w:rsidR="003C2AE0" w:rsidRDefault="00C15C95" w14:paraId="625B9060" w14:textId="77777777">
            <w:pPr>
              <w:spacing w:before="40" w:after="40"/>
            </w:pPr>
            <w:r>
              <w:t xml:space="preserve">e) any additional support required during travel </w:t>
            </w:r>
          </w:p>
          <w:p w:rsidR="003C2AE0" w:rsidRDefault="00C15C95" w14:paraId="625B9061" w14:textId="77777777">
            <w:pPr>
              <w:spacing w:before="40" w:after="40"/>
            </w:pPr>
            <w:r>
              <w:t xml:space="preserve">f) any location preferred (not guaranteed) </w:t>
            </w:r>
          </w:p>
          <w:p w:rsidR="003C2AE0" w:rsidRDefault="00C15C95" w14:paraId="625B9062" w14:textId="77777777">
            <w:pPr>
              <w:spacing w:before="40" w:after="40"/>
            </w:pPr>
            <w:r>
              <w:t xml:space="preserve">g) notes on travel arrangements such as dates and arrival location </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63" w14:textId="77777777">
            <w:pPr>
              <w:spacing w:before="40" w:after="40"/>
            </w:pPr>
            <w:r>
              <w:lastRenderedPageBreak/>
              <w:t xml:space="preserve">Search data for individuals and linked people with SS01 status </w:t>
            </w:r>
          </w:p>
          <w:p w:rsidR="003C2AE0" w:rsidRDefault="00C15C95" w14:paraId="625B9064" w14:textId="77777777">
            <w:pPr>
              <w:spacing w:before="40" w:after="40"/>
            </w:pPr>
            <w:r>
              <w:t xml:space="preserve">Record that necessary checks have taken place in a case note. </w:t>
            </w:r>
          </w:p>
          <w:p w:rsidR="003C2AE0" w:rsidRDefault="00C15C95" w14:paraId="625B9065" w14:textId="77777777">
            <w:pPr>
              <w:spacing w:before="40" w:after="40"/>
            </w:pPr>
            <w:r>
              <w:t xml:space="preserve">Identify and update records of all linked people with SS01 status and confirm they are ready to travel.  </w:t>
            </w:r>
          </w:p>
          <w:p w:rsidR="003C2AE0" w:rsidRDefault="00C15C95" w14:paraId="625B9066" w14:textId="77777777">
            <w:pPr>
              <w:spacing w:before="40" w:after="40"/>
            </w:pPr>
            <w:r>
              <w:t xml:space="preserve">If not all members of group are ready to travel, set a reminder task to </w:t>
            </w:r>
            <w:r>
              <w:lastRenderedPageBreak/>
              <w:t xml:space="preserve">recontact to check when all are ready to travel.  </w:t>
            </w:r>
          </w:p>
          <w:p w:rsidR="003C2AE0" w:rsidRDefault="00C15C95" w14:paraId="625B9067" w14:textId="77777777">
            <w:pPr>
              <w:spacing w:before="40" w:after="40"/>
            </w:pPr>
            <w:r>
              <w:t xml:space="preserve">Open a case note on the system to record any details of travel arrangements (times/place of arrival). </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68" w14:textId="77777777">
            <w:pPr>
              <w:spacing w:before="40" w:after="40"/>
            </w:pPr>
            <w:r>
              <w:lastRenderedPageBreak/>
              <w:t>Contact Centre</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3C2AE0" w:rsidRDefault="00C15C95" w14:paraId="625B9069" w14:textId="77777777">
            <w:pPr>
              <w:spacing w:before="40" w:after="40"/>
            </w:pPr>
            <w:r>
              <w:t xml:space="preserve">SS01 to SS02 checklist </w:t>
            </w:r>
          </w:p>
          <w:p w:rsidR="003C2AE0" w:rsidRDefault="00C15C95" w14:paraId="625B906A" w14:textId="77777777">
            <w:pPr>
              <w:spacing w:before="40" w:after="40"/>
            </w:pPr>
            <w:r>
              <w:t xml:space="preserve">Recorded if interpreter needed, language specified, and details of LL Pin provided </w:t>
            </w:r>
          </w:p>
          <w:p w:rsidR="003C2AE0" w:rsidRDefault="00C15C95" w14:paraId="625B906B" w14:textId="77777777">
            <w:pPr>
              <w:spacing w:before="40" w:after="40"/>
            </w:pPr>
            <w:r>
              <w:t xml:space="preserve">Confirmed that the citizen has received their permission to travel letter </w:t>
            </w:r>
          </w:p>
          <w:p w:rsidR="003C2AE0" w:rsidRDefault="00C15C95" w14:paraId="625B906C" w14:textId="77777777">
            <w:pPr>
              <w:spacing w:before="40" w:after="40"/>
            </w:pPr>
            <w:r>
              <w:t xml:space="preserve">Confirmed if the citizen is bringing pets and if so, has arranged appropriate checks and obtained an APHA licence  </w:t>
            </w:r>
          </w:p>
          <w:p w:rsidR="003C2AE0" w:rsidRDefault="00C15C95" w14:paraId="625B906D" w14:textId="77777777">
            <w:pPr>
              <w:spacing w:before="40" w:after="40"/>
            </w:pPr>
            <w:r>
              <w:lastRenderedPageBreak/>
              <w:t xml:space="preserve">Linked all family members to the lead applicant and confirmed any vulnerabilities in the group </w:t>
            </w:r>
          </w:p>
          <w:p w:rsidR="003C2AE0" w:rsidRDefault="00C15C95" w14:paraId="625B906E" w14:textId="77777777">
            <w:pPr>
              <w:spacing w:before="40" w:after="40"/>
            </w:pPr>
            <w:r>
              <w:t xml:space="preserve">Queried any covid symptoms and given basic advice on travel  </w:t>
            </w:r>
          </w:p>
          <w:p w:rsidR="003C2AE0" w:rsidRDefault="00C15C95" w14:paraId="625B906F" w14:textId="77777777">
            <w:pPr>
              <w:spacing w:before="40" w:after="40"/>
            </w:pPr>
            <w:r>
              <w:t xml:space="preserve">Confirmed citizen has made travel arrangements to the UK/ Wales, including method of travel and ETA  </w:t>
            </w:r>
          </w:p>
          <w:p w:rsidR="003C2AE0" w:rsidRDefault="00C15C95" w14:paraId="625B9070" w14:textId="77777777">
            <w:pPr>
              <w:spacing w:before="40" w:after="40"/>
            </w:pPr>
            <w:r>
              <w:t xml:space="preserve">Ensure all has been recorded in the timeline notes  </w:t>
            </w:r>
          </w:p>
          <w:p w:rsidR="003C2AE0" w:rsidRDefault="00C15C95" w14:paraId="625B9071" w14:textId="77777777">
            <w:pPr>
              <w:spacing w:before="40" w:after="40"/>
            </w:pPr>
            <w:r>
              <w:t>Has a follow up email with all details been sent to citizen</w:t>
            </w:r>
          </w:p>
        </w:tc>
      </w:tr>
      <w:tr w:rsidR="00DF285F" w:rsidTr="00866F9E" w14:paraId="625B909C" w14:textId="77777777">
        <w:tc>
          <w:tcPr>
            <w:tcW w:w="268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829E3" w:rsidP="00DF285F" w:rsidRDefault="00DF285F" w14:paraId="3746DC92" w14:textId="77777777">
            <w:pPr>
              <w:spacing w:before="40" w:after="40"/>
            </w:pPr>
            <w:r>
              <w:lastRenderedPageBreak/>
              <w:t>SS02</w:t>
            </w:r>
          </w:p>
          <w:p w:rsidR="00DF285F" w:rsidP="00DF285F" w:rsidRDefault="00DF285F" w14:paraId="625B9073" w14:textId="078C9543">
            <w:pPr>
              <w:spacing w:before="40" w:after="40"/>
            </w:pPr>
            <w:r>
              <w:t xml:space="preserve">Ready for Welcome Centre (WC) Allocation </w:t>
            </w:r>
          </w:p>
          <w:p w:rsidR="00DF285F" w:rsidP="00DF285F" w:rsidRDefault="00DF285F" w14:paraId="625B9074" w14:textId="77777777">
            <w:pPr>
              <w:spacing w:before="40" w:after="40"/>
            </w:pPr>
            <w:r>
              <w:t xml:space="preserve"> </w:t>
            </w:r>
          </w:p>
          <w:p w:rsidR="00C829E3" w:rsidP="00DF285F" w:rsidRDefault="00DF285F" w14:paraId="1CB1A10B" w14:textId="77777777">
            <w:pPr>
              <w:spacing w:before="40" w:after="40"/>
            </w:pPr>
            <w:r>
              <w:t>SS03</w:t>
            </w:r>
          </w:p>
          <w:p w:rsidR="00DF285F" w:rsidP="00DF285F" w:rsidRDefault="00DF285F" w14:paraId="625B9075" w14:textId="589D1168">
            <w:pPr>
              <w:spacing w:before="40" w:after="40"/>
            </w:pPr>
            <w:r>
              <w:t xml:space="preserve">WC Allocated  </w:t>
            </w:r>
          </w:p>
          <w:p w:rsidR="00DF285F" w:rsidP="00DF285F" w:rsidRDefault="00DF285F" w14:paraId="625B9076" w14:textId="77777777">
            <w:pPr>
              <w:spacing w:before="40" w:after="40"/>
            </w:pPr>
            <w:r>
              <w:t xml:space="preserve"> </w:t>
            </w:r>
          </w:p>
          <w:p w:rsidR="00DF285F" w:rsidP="00DF285F" w:rsidRDefault="00DF285F" w14:paraId="42419CCB" w14:textId="77777777">
            <w:pPr>
              <w:spacing w:before="40" w:after="40"/>
            </w:pPr>
          </w:p>
          <w:p w:rsidR="00DF285F" w:rsidP="00DF285F" w:rsidRDefault="00DF285F" w14:paraId="3F8C7BE1" w14:textId="77777777">
            <w:pPr>
              <w:spacing w:before="40" w:after="40"/>
            </w:pPr>
          </w:p>
          <w:p w:rsidR="00DF285F" w:rsidP="00DF285F" w:rsidRDefault="00DF285F" w14:paraId="47168F46" w14:textId="77777777">
            <w:pPr>
              <w:spacing w:before="40" w:after="40"/>
            </w:pPr>
          </w:p>
          <w:p w:rsidR="00DF285F" w:rsidP="00DF285F" w:rsidRDefault="00DF285F" w14:paraId="103E47D7" w14:textId="77777777">
            <w:pPr>
              <w:spacing w:before="40" w:after="40"/>
            </w:pPr>
          </w:p>
          <w:p w:rsidR="00DF285F" w:rsidP="00DF285F" w:rsidRDefault="00DF285F" w14:paraId="5A901953" w14:textId="77777777">
            <w:pPr>
              <w:spacing w:before="40" w:after="40"/>
            </w:pPr>
          </w:p>
          <w:p w:rsidR="00DF285F" w:rsidP="00DF285F" w:rsidRDefault="00DF285F" w14:paraId="5A7794EF" w14:textId="77777777">
            <w:pPr>
              <w:spacing w:before="40" w:after="40"/>
            </w:pPr>
          </w:p>
          <w:p w:rsidR="00DF285F" w:rsidP="00DF285F" w:rsidRDefault="00DF285F" w14:paraId="7259945D" w14:textId="77777777">
            <w:pPr>
              <w:spacing w:before="40" w:after="40"/>
            </w:pPr>
          </w:p>
          <w:p w:rsidR="00DF285F" w:rsidP="00DF285F" w:rsidRDefault="00DF285F" w14:paraId="4ADAD98D" w14:textId="77777777">
            <w:pPr>
              <w:spacing w:before="40" w:after="40"/>
            </w:pPr>
          </w:p>
          <w:p w:rsidR="00DF285F" w:rsidP="00DF285F" w:rsidRDefault="00DF285F" w14:paraId="3F205997" w14:textId="77777777">
            <w:pPr>
              <w:spacing w:before="40" w:after="40"/>
            </w:pPr>
          </w:p>
          <w:p w:rsidR="00DF285F" w:rsidP="00DF285F" w:rsidRDefault="00DF285F" w14:paraId="1469EF87" w14:textId="77777777">
            <w:pPr>
              <w:spacing w:before="40" w:after="40"/>
            </w:pPr>
          </w:p>
          <w:p w:rsidR="00DF285F" w:rsidP="00DF285F" w:rsidRDefault="00DF285F" w14:paraId="69D3BCEA" w14:textId="77777777">
            <w:pPr>
              <w:spacing w:before="40" w:after="40"/>
            </w:pPr>
          </w:p>
          <w:p w:rsidR="00DF285F" w:rsidP="00DF285F" w:rsidRDefault="00DF285F" w14:paraId="475B9D7C" w14:textId="77777777">
            <w:pPr>
              <w:spacing w:before="40" w:after="40"/>
            </w:pPr>
          </w:p>
          <w:p w:rsidR="00DF285F" w:rsidP="00DF285F" w:rsidRDefault="00DF285F" w14:paraId="6C0199EE" w14:textId="77777777">
            <w:pPr>
              <w:spacing w:before="40" w:after="40"/>
            </w:pPr>
          </w:p>
          <w:p w:rsidR="00DF285F" w:rsidP="00DF285F" w:rsidRDefault="00DF285F" w14:paraId="53359D52" w14:textId="77777777">
            <w:pPr>
              <w:spacing w:before="40" w:after="40"/>
            </w:pPr>
          </w:p>
          <w:p w:rsidR="00DF285F" w:rsidP="00DF285F" w:rsidRDefault="00DF285F" w14:paraId="3BCD4A69" w14:textId="77777777">
            <w:pPr>
              <w:spacing w:before="40" w:after="40"/>
            </w:pPr>
          </w:p>
          <w:p w:rsidR="00DF285F" w:rsidP="00DF285F" w:rsidRDefault="00DF285F" w14:paraId="6BC8F89F" w14:textId="77777777">
            <w:pPr>
              <w:spacing w:before="40" w:after="40"/>
            </w:pPr>
          </w:p>
          <w:p w:rsidR="00DF285F" w:rsidP="00DF285F" w:rsidRDefault="00DF285F" w14:paraId="769C1657" w14:textId="77777777">
            <w:pPr>
              <w:spacing w:before="40" w:after="40"/>
            </w:pPr>
          </w:p>
          <w:p w:rsidR="00DF285F" w:rsidP="00DF285F" w:rsidRDefault="00DF285F" w14:paraId="625B9078" w14:textId="77777777">
            <w:pPr>
              <w:spacing w:before="40" w:after="40"/>
            </w:pPr>
          </w:p>
          <w:p w:rsidR="00DF285F" w:rsidP="00DF285F" w:rsidRDefault="00DF285F" w14:paraId="625B9079" w14:textId="77777777">
            <w:pPr>
              <w:spacing w:before="40" w:after="40"/>
            </w:pPr>
          </w:p>
        </w:tc>
        <w:tc>
          <w:tcPr>
            <w:tcW w:w="289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5F2534" w14:paraId="625B9080" w14:textId="54D0F932">
            <w:pPr>
              <w:spacing w:before="40" w:after="40"/>
            </w:pPr>
            <w:r>
              <w:lastRenderedPageBreak/>
              <w:t>Three interlinked steps in the process which is done once the separate WC availability list is provided to CC each day.  Individuals/households</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625B9081" w14:textId="77777777">
            <w:pPr>
              <w:spacing w:before="40" w:after="40"/>
            </w:pPr>
            <w:r>
              <w:t xml:space="preserve">Search by SS02 status to present list of those to be allocated.  </w:t>
            </w:r>
          </w:p>
          <w:p w:rsidR="00DF285F" w:rsidP="00DF285F" w:rsidRDefault="00DF285F" w14:paraId="625B9082" w14:textId="77777777">
            <w:pPr>
              <w:spacing w:before="40" w:after="40"/>
            </w:pPr>
            <w:r>
              <w:t xml:space="preserve">Look at housing requirements and cross reference with list of availability provided by WCs.  </w:t>
            </w:r>
          </w:p>
          <w:p w:rsidR="005F2534" w:rsidP="00DF285F" w:rsidRDefault="00DF285F" w14:paraId="35F664D7" w14:textId="77777777">
            <w:pPr>
              <w:spacing w:before="40" w:after="40"/>
            </w:pPr>
            <w:r>
              <w:lastRenderedPageBreak/>
              <w:t xml:space="preserve">Update availability list and add name of WC to individual/group’s records. </w:t>
            </w:r>
          </w:p>
          <w:p w:rsidR="00DF285F" w:rsidP="00DF285F" w:rsidRDefault="00DF285F" w14:paraId="625B9083" w14:textId="1FEBD927">
            <w:pPr>
              <w:spacing w:before="40" w:after="40"/>
            </w:pPr>
            <w:r>
              <w:t xml:space="preserve">Change Status to SS03 once the WC is allocated. </w:t>
            </w:r>
          </w:p>
          <w:p w:rsidR="00DF285F" w:rsidP="00DF285F" w:rsidRDefault="00DF285F" w14:paraId="625B9084" w14:textId="77777777">
            <w:pPr>
              <w:spacing w:before="40" w:after="40"/>
            </w:pPr>
            <w:r>
              <w:t xml:space="preserve">Access contact number on system and contact applicants to notify them of a space being reserved and they can commence their travel.  </w:t>
            </w:r>
          </w:p>
          <w:p w:rsidR="00DF285F" w:rsidP="005F2534" w:rsidRDefault="00DF285F" w14:paraId="625B9086" w14:textId="21AAB512">
            <w:pPr>
              <w:spacing w:before="40" w:after="40"/>
            </w:pPr>
            <w:r>
              <w:t xml:space="preserve">Open a case note on the system to record any details of travel arrangements (times/place of arrival). </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625B9087" w14:textId="77777777">
            <w:pPr>
              <w:spacing w:before="40" w:after="40"/>
            </w:pPr>
            <w:r>
              <w:lastRenderedPageBreak/>
              <w:t>Contact Centre</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625B909B" w14:textId="03403280">
            <w:pPr>
              <w:spacing w:before="40" w:after="40"/>
            </w:pPr>
          </w:p>
        </w:tc>
      </w:tr>
      <w:tr w:rsidR="00DF285F" w:rsidTr="00866F9E" w14:paraId="4F1589B5" w14:textId="77777777">
        <w:tc>
          <w:tcPr>
            <w:tcW w:w="268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829E3" w:rsidP="00DF285F" w:rsidRDefault="00DF285F" w14:paraId="2427C3EE" w14:textId="77777777">
            <w:pPr>
              <w:spacing w:before="40" w:after="40"/>
            </w:pPr>
            <w:r>
              <w:t>SS04</w:t>
            </w:r>
          </w:p>
          <w:p w:rsidR="00DF285F" w:rsidP="00DF285F" w:rsidRDefault="00DF285F" w14:paraId="7423AEE8" w14:textId="24944174">
            <w:pPr>
              <w:spacing w:before="40" w:after="40"/>
            </w:pPr>
            <w:r>
              <w:t xml:space="preserve">Applicant informed of WC Arrangements </w:t>
            </w:r>
          </w:p>
          <w:p w:rsidR="00DF285F" w:rsidP="00DF285F" w:rsidRDefault="00DF285F" w14:paraId="7BE66ED8" w14:textId="77777777">
            <w:pPr>
              <w:spacing w:before="40" w:after="40"/>
            </w:pPr>
          </w:p>
        </w:tc>
        <w:tc>
          <w:tcPr>
            <w:tcW w:w="289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5878879A" w14:textId="77777777">
            <w:pPr>
              <w:spacing w:before="40" w:after="40"/>
            </w:pPr>
            <w:r>
              <w:t xml:space="preserve">Once SS04 status is reached and the applicants have a space in a WC reserved, they can start their travel to Wales.  </w:t>
            </w:r>
          </w:p>
          <w:p w:rsidR="00DF285F" w:rsidP="00DF285F" w:rsidRDefault="00DF285F" w14:paraId="22F6F0FE" w14:textId="77777777">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rsidR="00DF285F" w:rsidP="00DF285F" w:rsidRDefault="00DF285F" w14:paraId="76881623" w14:textId="77777777">
            <w:pPr>
              <w:spacing w:before="40" w:after="40"/>
            </w:pPr>
            <w:r>
              <w:t xml:space="preserve"> </w:t>
            </w:r>
          </w:p>
          <w:p w:rsidR="00DF285F" w:rsidP="00DF285F" w:rsidRDefault="00DF285F" w14:paraId="523753EC" w14:textId="5DC6430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2F9B5D87" w14:textId="77777777">
            <w:pPr>
              <w:spacing w:before="40" w:after="40"/>
            </w:pP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765FC0E2" w14:textId="77777777">
            <w:pPr>
              <w:spacing w:before="40" w:after="40"/>
            </w:pP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18E7E769" w14:textId="77777777">
            <w:pPr>
              <w:spacing w:before="40" w:after="40"/>
              <w:rPr>
                <w:b/>
              </w:rPr>
            </w:pPr>
            <w:r>
              <w:rPr>
                <w:b/>
              </w:rPr>
              <w:t xml:space="preserve">SS04 – SS05 checklist </w:t>
            </w:r>
          </w:p>
          <w:p w:rsidR="00DF285F" w:rsidP="00DF285F" w:rsidRDefault="00DF285F" w14:paraId="13A573CD" w14:textId="77777777">
            <w:pPr>
              <w:spacing w:before="40" w:after="40"/>
            </w:pPr>
            <w:r>
              <w:t xml:space="preserve"> </w:t>
            </w:r>
          </w:p>
          <w:p w:rsidR="00DF285F" w:rsidP="00DF285F" w:rsidRDefault="00DF285F" w14:paraId="4D582BFB" w14:textId="77777777">
            <w:pPr>
              <w:spacing w:before="40" w:after="40"/>
            </w:pPr>
            <w:r>
              <w:t xml:space="preserve">Has clear details of WC been provided to the citizen  </w:t>
            </w:r>
          </w:p>
          <w:p w:rsidR="00DF285F" w:rsidP="00DF285F" w:rsidRDefault="00DF285F" w14:paraId="4A9C11FA" w14:textId="77777777">
            <w:pPr>
              <w:spacing w:before="40" w:after="40"/>
            </w:pPr>
            <w:r>
              <w:lastRenderedPageBreak/>
              <w:t xml:space="preserve">Are details of the citizens travel arrangements provided </w:t>
            </w:r>
          </w:p>
          <w:p w:rsidR="00DF285F" w:rsidP="00DF285F" w:rsidRDefault="00DF285F" w14:paraId="606A7CD5" w14:textId="77777777">
            <w:pPr>
              <w:spacing w:before="40" w:after="40"/>
            </w:pPr>
            <w:r>
              <w:t xml:space="preserve">Confirmed that citizen has started / will start travelling to UK  </w:t>
            </w:r>
          </w:p>
          <w:p w:rsidR="00DF285F" w:rsidP="00DF285F" w:rsidRDefault="00DF285F" w14:paraId="52778AD2" w14:textId="7043EF7D">
            <w:pPr>
              <w:spacing w:before="40" w:after="40"/>
            </w:pPr>
            <w:r>
              <w:t xml:space="preserve">Has a note at the top of the timeline been added under title EXPECTED ARRIVAL DATE/ TIME </w:t>
            </w:r>
          </w:p>
        </w:tc>
      </w:tr>
      <w:tr w:rsidR="00DF285F" w:rsidTr="00866F9E" w14:paraId="625B90BD" w14:textId="77777777">
        <w:tc>
          <w:tcPr>
            <w:tcW w:w="268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625B909D" w14:textId="24B67829">
            <w:pPr>
              <w:spacing w:before="40" w:after="40"/>
            </w:pPr>
            <w:r>
              <w:lastRenderedPageBreak/>
              <w:t>SS05</w:t>
            </w:r>
            <w:r w:rsidR="00C829E3">
              <w:t xml:space="preserve"> - </w:t>
            </w:r>
            <w:r>
              <w:t xml:space="preserve">In Transit </w:t>
            </w:r>
          </w:p>
          <w:p w:rsidR="00DF285F" w:rsidP="00C829E3" w:rsidRDefault="00DF285F" w14:paraId="625B909E" w14:textId="0BDE95D3">
            <w:pPr>
              <w:spacing w:before="40" w:after="40"/>
              <w:ind w:left="274"/>
            </w:pPr>
            <w:r>
              <w:lastRenderedPageBreak/>
              <w:t xml:space="preserve">SS05B – Hospital admission </w:t>
            </w:r>
          </w:p>
          <w:p w:rsidR="00DF285F" w:rsidP="00C829E3" w:rsidRDefault="00DF285F" w14:paraId="625B909F" w14:textId="63FB7B66">
            <w:pPr>
              <w:spacing w:before="40" w:after="40"/>
              <w:ind w:left="274"/>
            </w:pPr>
            <w:r>
              <w:t xml:space="preserve">SS05C Temporary accommodation pending medical discharge. </w:t>
            </w:r>
          </w:p>
          <w:p w:rsidR="00DF285F" w:rsidP="00C829E3" w:rsidRDefault="00DF285F" w14:paraId="625B90A0" w14:textId="77777777">
            <w:pPr>
              <w:spacing w:before="40" w:after="40"/>
              <w:ind w:left="274"/>
            </w:pPr>
            <w:r>
              <w:t xml:space="preserve">SS05D – No Show – Known </w:t>
            </w:r>
          </w:p>
          <w:p w:rsidR="00DF285F" w:rsidP="00C829E3" w:rsidRDefault="00DF285F" w14:paraId="625B90A1" w14:textId="77777777">
            <w:pPr>
              <w:spacing w:before="40" w:after="40"/>
              <w:ind w:left="274"/>
            </w:pPr>
            <w:r>
              <w:t xml:space="preserve">SS05E – No Show - Unknown </w:t>
            </w:r>
          </w:p>
          <w:p w:rsidR="00DF285F" w:rsidP="00DF285F" w:rsidRDefault="00DF285F" w14:paraId="625B90A2" w14:textId="77777777">
            <w:pPr>
              <w:spacing w:before="40" w:after="40"/>
            </w:pPr>
          </w:p>
        </w:tc>
        <w:tc>
          <w:tcPr>
            <w:tcW w:w="289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625B90A4" w14:textId="77777777">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rsidR="00DF285F" w:rsidP="00DF285F" w:rsidRDefault="00DF285F" w14:paraId="625B90A5" w14:textId="77777777">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rsidR="00DF285F" w:rsidP="00DF285F" w:rsidRDefault="00DF285F" w14:paraId="625B90A6" w14:textId="77777777">
            <w:pPr>
              <w:spacing w:before="40" w:after="40"/>
            </w:pPr>
          </w:p>
          <w:p w:rsidR="00DF285F" w:rsidP="00DF285F" w:rsidRDefault="00DF285F" w14:paraId="625B90A7" w14:textId="77777777">
            <w:pPr>
              <w:spacing w:before="40" w:after="40"/>
            </w:pP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625B90A8" w14:textId="77777777">
            <w:pPr>
              <w:spacing w:before="40" w:after="40"/>
            </w:pPr>
            <w:r>
              <w:lastRenderedPageBreak/>
              <w:t xml:space="preserve">Access any existing case notes outlining travel </w:t>
            </w:r>
            <w:r>
              <w:lastRenderedPageBreak/>
              <w:t xml:space="preserve">arrangements to check where applicants are on their journey. Contact them when they reach a change in trip (e.g. from plane to train) to provide assistance and update notes to show leg of journey has been completed.  </w:t>
            </w:r>
          </w:p>
          <w:p w:rsidR="00DF285F" w:rsidP="00DF285F" w:rsidRDefault="00DF285F" w14:paraId="625B90A9" w14:textId="77777777">
            <w:pPr>
              <w:spacing w:before="40" w:after="40"/>
            </w:pPr>
            <w:r>
              <w:t xml:space="preserve"> </w:t>
            </w:r>
          </w:p>
          <w:p w:rsidR="00DF285F" w:rsidP="00DF285F" w:rsidRDefault="00DF285F" w14:paraId="625B90AA" w14:textId="77777777">
            <w:pPr>
              <w:spacing w:before="40" w:after="40"/>
            </w:pPr>
          </w:p>
          <w:p w:rsidR="00DF285F" w:rsidP="00DF285F" w:rsidRDefault="00DF285F" w14:paraId="625B90AB" w14:textId="77777777">
            <w:pPr>
              <w:spacing w:before="40" w:after="40"/>
            </w:pP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625B90AC" w14:textId="77777777">
            <w:pPr>
              <w:spacing w:before="40" w:after="40"/>
            </w:pPr>
            <w:r>
              <w:lastRenderedPageBreak/>
              <w:t xml:space="preserve">Contact Centre  </w:t>
            </w:r>
          </w:p>
          <w:p w:rsidR="00DF285F" w:rsidP="00DF285F" w:rsidRDefault="00DF285F" w14:paraId="625B90AD" w14:textId="77777777">
            <w:pPr>
              <w:spacing w:before="40" w:after="40"/>
            </w:pPr>
            <w:r>
              <w:t xml:space="preserve"> </w:t>
            </w:r>
          </w:p>
          <w:p w:rsidR="00DF285F" w:rsidP="00DF285F" w:rsidRDefault="00DF285F" w14:paraId="625B90AE" w14:textId="77777777">
            <w:pPr>
              <w:spacing w:before="40" w:after="40"/>
            </w:pPr>
            <w:r>
              <w:lastRenderedPageBreak/>
              <w:t xml:space="preserve">Arrival Hub ( to phone through info to contact centre when contact has been made) </w:t>
            </w:r>
          </w:p>
          <w:p w:rsidR="00DF285F" w:rsidP="00DF285F" w:rsidRDefault="00DF285F" w14:paraId="625B90AF" w14:textId="77777777">
            <w:pPr>
              <w:spacing w:before="40" w:after="40"/>
            </w:pPr>
          </w:p>
          <w:p w:rsidR="00DF285F" w:rsidP="00DF285F" w:rsidRDefault="00DF285F" w14:paraId="625B90B0" w14:textId="77777777">
            <w:pPr>
              <w:spacing w:before="40" w:after="40"/>
            </w:pPr>
          </w:p>
        </w:tc>
        <w:tc>
          <w:tcPr>
            <w:tcW w:w="279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DF285F" w:rsidP="00DF285F" w:rsidRDefault="00DF285F" w14:paraId="625B90B1" w14:textId="77777777">
            <w:pPr>
              <w:spacing w:before="40" w:after="40"/>
            </w:pPr>
            <w:r>
              <w:lastRenderedPageBreak/>
              <w:t xml:space="preserve">Confirmed that citizen has started travelling to UK </w:t>
            </w:r>
          </w:p>
          <w:p w:rsidR="00DF285F" w:rsidP="00DF285F" w:rsidRDefault="00DF285F" w14:paraId="625B90B2" w14:textId="77777777">
            <w:pPr>
              <w:spacing w:before="40" w:after="40"/>
            </w:pPr>
            <w:r>
              <w:lastRenderedPageBreak/>
              <w:t xml:space="preserve">If not started travel, confirmed date and time due to travel – notes in timeline  </w:t>
            </w:r>
          </w:p>
          <w:p w:rsidR="00DF285F" w:rsidP="00DF285F" w:rsidRDefault="00DF285F" w14:paraId="625B90B3" w14:textId="77777777">
            <w:pPr>
              <w:spacing w:before="40" w:after="40"/>
            </w:pPr>
            <w:r>
              <w:t xml:space="preserve">Confirmed with citizen if they are travelling to another UK port and planned the best route for them to get to Wales  </w:t>
            </w:r>
          </w:p>
          <w:p w:rsidR="00DF285F" w:rsidP="00DF285F" w:rsidRDefault="00DF285F" w14:paraId="625B90B4" w14:textId="77777777">
            <w:pPr>
              <w:spacing w:before="40" w:after="40"/>
            </w:pPr>
            <w:r>
              <w:t xml:space="preserve">Contacted first Arrival hub (if applicable) with details of citizens ETA and instructions of next steps </w:t>
            </w:r>
          </w:p>
          <w:p w:rsidR="00DF285F" w:rsidP="00DF285F" w:rsidRDefault="00DF285F" w14:paraId="625B90B5" w14:textId="77777777">
            <w:pPr>
              <w:spacing w:before="40" w:after="40"/>
            </w:pPr>
            <w:r>
              <w:t xml:space="preserve">Contacted WC to inform of ETA to them </w:t>
            </w:r>
          </w:p>
          <w:p w:rsidR="00DF285F" w:rsidP="00DF285F" w:rsidRDefault="00DF285F" w14:paraId="625B90B6" w14:textId="77777777">
            <w:pPr>
              <w:spacing w:before="40" w:after="40"/>
            </w:pPr>
            <w:r>
              <w:t xml:space="preserve">Confirmed with citizen the planned route and where to go at arrival hub </w:t>
            </w:r>
          </w:p>
          <w:p w:rsidR="00DF285F" w:rsidP="00DF285F" w:rsidRDefault="00DF285F" w14:paraId="625B90B7" w14:textId="77777777">
            <w:pPr>
              <w:spacing w:before="40" w:after="40"/>
            </w:pPr>
            <w:r>
              <w:t xml:space="preserve">Liaised with Arrival Hub and Welcome Centre if any taxi’s need booking  </w:t>
            </w:r>
          </w:p>
          <w:p w:rsidR="00DF285F" w:rsidP="00DF285F" w:rsidRDefault="00DF285F" w14:paraId="625B90B8" w14:textId="77777777">
            <w:pPr>
              <w:spacing w:before="40" w:after="40"/>
            </w:pPr>
            <w:r>
              <w:t xml:space="preserve">Checked in with citizen throughout journey  </w:t>
            </w:r>
          </w:p>
          <w:p w:rsidR="00DF285F" w:rsidP="00DF285F" w:rsidRDefault="00DF285F" w14:paraId="625B90B9" w14:textId="77777777">
            <w:pPr>
              <w:spacing w:before="40" w:after="40"/>
            </w:pPr>
            <w:r>
              <w:t xml:space="preserve">Confirmed citizen has reached Welcome Centre  </w:t>
            </w:r>
          </w:p>
          <w:p w:rsidR="00DF285F" w:rsidP="00DF285F" w:rsidRDefault="00DF285F" w14:paraId="625B90BA" w14:textId="77777777">
            <w:pPr>
              <w:spacing w:before="40" w:after="40"/>
            </w:pPr>
            <w:r>
              <w:t xml:space="preserve"> </w:t>
            </w:r>
          </w:p>
          <w:p w:rsidR="00DF285F" w:rsidP="00DF285F" w:rsidRDefault="00DF285F" w14:paraId="625B90BB" w14:textId="77777777">
            <w:pPr>
              <w:spacing w:before="40" w:after="40"/>
              <w:rPr>
                <w:b/>
              </w:rPr>
            </w:pPr>
            <w:r>
              <w:rPr>
                <w:b/>
              </w:rPr>
              <w:lastRenderedPageBreak/>
              <w:t>Change SS status to SS07 once tracking is completed</w:t>
            </w:r>
          </w:p>
          <w:p w:rsidR="00DF285F" w:rsidP="00DF285F" w:rsidRDefault="00DF285F" w14:paraId="625B90BC" w14:textId="77777777">
            <w:pPr>
              <w:spacing w:before="40" w:after="40"/>
            </w:pPr>
          </w:p>
        </w:tc>
      </w:tr>
    </w:tbl>
    <w:p w:rsidR="003C2AE0" w:rsidRDefault="003C2AE0" w14:paraId="625B90BE" w14:textId="77777777"/>
    <w:p w:rsidR="003C2AE0" w:rsidRDefault="003C2AE0" w14:paraId="625B90BF" w14:textId="77777777">
      <w:pPr>
        <w:spacing w:after="0"/>
      </w:pPr>
    </w:p>
    <w:tbl>
      <w:tblPr>
        <w:tblW w:w="13884"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rsidTr="2A5EC7DA" w14:paraId="625B90ED" w14:textId="77777777">
        <w:trPr>
          <w:trHeight w:val="1470"/>
        </w:trPr>
        <w:tc>
          <w:tcPr>
            <w:tcW w:w="268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C829E3" w:rsidRDefault="00C15C95" w14:paraId="30FC473B" w14:textId="77777777">
            <w:pPr>
              <w:spacing w:before="40" w:after="40"/>
            </w:pPr>
            <w:r>
              <w:t>SS07</w:t>
            </w:r>
          </w:p>
          <w:p w:rsidR="003C2AE0" w:rsidRDefault="00C15C95" w14:paraId="625B90C0" w14:textId="0F32F561">
            <w:pPr>
              <w:spacing w:before="40" w:after="40"/>
            </w:pPr>
            <w:r>
              <w:t xml:space="preserve">Housed in WC </w:t>
            </w:r>
          </w:p>
        </w:tc>
        <w:tc>
          <w:tcPr>
            <w:tcW w:w="297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0C1" w14:textId="77777777">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rsidR="003C2AE0" w:rsidRDefault="00C15C95" w14:paraId="625B90C2" w14:textId="3B0D5244">
            <w:pPr>
              <w:spacing w:before="40" w:after="40"/>
            </w:pPr>
            <w:r>
              <w:t xml:space="preserve">At Welcome Centre, new arrivals are allocated a room, have immediate needs met and arrangements are made for local authority services appointments.  </w:t>
            </w:r>
          </w:p>
          <w:p w:rsidR="001C7165" w:rsidP="001C7165" w:rsidRDefault="001C7165" w14:paraId="60F84F62" w14:textId="77777777">
            <w:pPr>
              <w:spacing w:before="40" w:after="40"/>
            </w:pPr>
          </w:p>
          <w:p w:rsidR="001C7165" w:rsidP="001C7165" w:rsidRDefault="001C7165" w14:paraId="64EC3239" w14:textId="18611F3E">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rsidR="001C7165" w:rsidRDefault="001C7165" w14:paraId="24762EC0" w14:textId="77777777">
            <w:pPr>
              <w:spacing w:before="40" w:after="40"/>
            </w:pPr>
          </w:p>
          <w:p w:rsidR="003C2AE0" w:rsidRDefault="003C2AE0" w14:paraId="625B90C3" w14:textId="77777777">
            <w:pPr>
              <w:spacing w:before="40" w:after="40"/>
            </w:pPr>
          </w:p>
          <w:p w:rsidR="003C2AE0" w:rsidRDefault="003C2AE0" w14:paraId="625B90C4" w14:textId="77777777">
            <w:pPr>
              <w:spacing w:before="40" w:after="40"/>
            </w:pPr>
          </w:p>
        </w:tc>
        <w:tc>
          <w:tcPr>
            <w:tcW w:w="281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0C5" w14:textId="77777777">
            <w:pPr>
              <w:spacing w:before="40" w:after="40"/>
            </w:pPr>
            <w:r>
              <w:lastRenderedPageBreak/>
              <w:t xml:space="preserve">Allocate a room/rooms.  </w:t>
            </w:r>
          </w:p>
          <w:p w:rsidR="003C2AE0" w:rsidRDefault="00C15C95" w14:paraId="625B90C6" w14:textId="77777777">
            <w:pPr>
              <w:spacing w:before="40" w:after="40"/>
            </w:pPr>
            <w:r>
              <w:t xml:space="preserve"> </w:t>
            </w:r>
          </w:p>
          <w:p w:rsidR="003C2AE0" w:rsidRDefault="00C15C95" w14:paraId="625B90C7" w14:textId="77777777">
            <w:pPr>
              <w:spacing w:before="40" w:after="40"/>
            </w:pPr>
            <w:r>
              <w:t xml:space="preserve">Find new arrivals on system  </w:t>
            </w:r>
          </w:p>
          <w:p w:rsidR="003C2AE0" w:rsidRDefault="00C15C95" w14:paraId="625B90C8" w14:textId="77777777">
            <w:pPr>
              <w:spacing w:before="40" w:after="40"/>
            </w:pPr>
            <w:r>
              <w:t xml:space="preserve"> </w:t>
            </w:r>
          </w:p>
          <w:p w:rsidR="003C2AE0" w:rsidRDefault="00C15C95" w14:paraId="625B90C9" w14:textId="77777777">
            <w:pPr>
              <w:spacing w:before="40" w:after="40"/>
            </w:pPr>
            <w:r>
              <w:t xml:space="preserve">Create a case note to confirmation that arrival checklist is complete.  </w:t>
            </w:r>
          </w:p>
          <w:p w:rsidR="003C2AE0" w:rsidRDefault="00C15C95" w14:paraId="625B90CA" w14:textId="77777777">
            <w:pPr>
              <w:spacing w:before="40" w:after="40"/>
            </w:pPr>
            <w:r>
              <w:t xml:space="preserve"> </w:t>
            </w:r>
          </w:p>
          <w:p w:rsidR="003C2AE0" w:rsidRDefault="00C15C95" w14:paraId="625B90CB" w14:textId="77777777">
            <w:pPr>
              <w:spacing w:before="40" w:after="40"/>
            </w:pPr>
            <w:r>
              <w:t xml:space="preserve">Check housing need is correct on the system </w:t>
            </w:r>
          </w:p>
          <w:p w:rsidR="003C2AE0" w:rsidRDefault="00C15C95" w14:paraId="625B90CC" w14:textId="77777777">
            <w:pPr>
              <w:spacing w:before="40" w:after="40"/>
            </w:pPr>
            <w:r>
              <w:t xml:space="preserve"> </w:t>
            </w:r>
          </w:p>
          <w:p w:rsidR="003C2AE0" w:rsidRDefault="00C15C95" w14:paraId="625B90CD" w14:textId="77777777">
            <w:pPr>
              <w:spacing w:before="40" w:after="40"/>
            </w:pPr>
            <w:r>
              <w:t xml:space="preserve">Create placement record including room number details for new arrival.  </w:t>
            </w:r>
          </w:p>
          <w:p w:rsidR="003C2AE0" w:rsidRDefault="00C15C95" w14:paraId="625B90CE" w14:textId="77777777">
            <w:pPr>
              <w:spacing w:before="40" w:after="40"/>
            </w:pPr>
            <w:r>
              <w:t xml:space="preserve"> </w:t>
            </w:r>
          </w:p>
          <w:p w:rsidR="003C2AE0" w:rsidRDefault="00C15C95" w14:paraId="625B90CF" w14:textId="77777777">
            <w:pPr>
              <w:spacing w:before="40" w:after="40"/>
            </w:pPr>
            <w:r>
              <w:t xml:space="preserve">Create case note for health appointment time, date and location. Add </w:t>
            </w:r>
            <w:r>
              <w:lastRenderedPageBreak/>
              <w:t xml:space="preserve">‘complete’ to case note when appointment has taken place. </w:t>
            </w:r>
          </w:p>
          <w:p w:rsidR="003C2AE0" w:rsidRDefault="00C15C95" w14:paraId="625B90D0" w14:textId="77777777">
            <w:pPr>
              <w:spacing w:before="40" w:after="40"/>
            </w:pPr>
            <w:r>
              <w:t xml:space="preserve"> </w:t>
            </w:r>
          </w:p>
          <w:p w:rsidR="003C2AE0" w:rsidRDefault="00C15C95" w14:paraId="625B90D1" w14:textId="77777777">
            <w:pPr>
              <w:spacing w:before="40" w:after="40"/>
            </w:pPr>
            <w:r>
              <w:t xml:space="preserve">If new SIM card provided, add new contact number to system.   </w:t>
            </w:r>
          </w:p>
          <w:p w:rsidR="003C2AE0" w:rsidRDefault="003C2AE0" w14:paraId="625B90D2" w14:textId="77777777">
            <w:pPr>
              <w:spacing w:before="40" w:after="40"/>
            </w:pPr>
          </w:p>
          <w:p w:rsidR="003C2AE0" w:rsidRDefault="003C2AE0" w14:paraId="625B90D3" w14:textId="77777777">
            <w:pPr>
              <w:spacing w:before="40" w:after="40"/>
            </w:pPr>
          </w:p>
        </w:tc>
        <w:tc>
          <w:tcPr>
            <w:tcW w:w="27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0D4" w14:textId="77777777">
            <w:pPr>
              <w:spacing w:before="40" w:after="40"/>
            </w:pPr>
            <w:r>
              <w:lastRenderedPageBreak/>
              <w:t>Welcome Centre (if have direct access) or LA liaison if direct access isn’t available.</w:t>
            </w:r>
          </w:p>
        </w:tc>
        <w:tc>
          <w:tcPr>
            <w:tcW w:w="269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0D5" w14:textId="77777777">
            <w:pPr>
              <w:spacing w:before="40" w:after="40"/>
              <w:rPr>
                <w:b/>
              </w:rPr>
            </w:pPr>
            <w:r>
              <w:rPr>
                <w:b/>
              </w:rPr>
              <w:t xml:space="preserve">Checklist on arrival: </w:t>
            </w:r>
          </w:p>
          <w:p w:rsidR="003C2AE0" w:rsidRDefault="00C15C95" w14:paraId="625B90D6" w14:textId="77777777">
            <w:pPr>
              <w:spacing w:before="40" w:after="40"/>
            </w:pPr>
            <w:r>
              <w:t xml:space="preserve">Meet any immediate needs (medical, essential supplies). If any medical needs, contact healthcare team or 111 if further advice needed. </w:t>
            </w:r>
          </w:p>
          <w:p w:rsidR="003C2AE0" w:rsidRDefault="00C15C95" w14:paraId="625B90D7" w14:textId="77777777">
            <w:pPr>
              <w:spacing w:before="40" w:after="40"/>
            </w:pPr>
            <w:r>
              <w:t xml:space="preserve">Offer Covid test (not compulsory but advised). If positive, alert healthcare worker.  </w:t>
            </w:r>
          </w:p>
          <w:p w:rsidR="003C2AE0" w:rsidRDefault="00C15C95" w14:paraId="625B90D8" w14:textId="77777777">
            <w:pPr>
              <w:spacing w:before="40" w:after="40"/>
            </w:pPr>
            <w:r>
              <w:t xml:space="preserve">Allocate room.  </w:t>
            </w:r>
          </w:p>
          <w:p w:rsidR="003C2AE0" w:rsidRDefault="00C15C95" w14:paraId="625B90D9" w14:textId="77777777">
            <w:pPr>
              <w:spacing w:before="40" w:after="40"/>
            </w:pPr>
            <w:r>
              <w:t xml:space="preserve">Provide a Welcome Centre information pack and tour of facilities. </w:t>
            </w:r>
          </w:p>
          <w:p w:rsidR="003C2AE0" w:rsidRDefault="00C15C95" w14:paraId="625B90DA" w14:textId="77777777">
            <w:pPr>
              <w:spacing w:before="40" w:after="40"/>
            </w:pPr>
            <w:r>
              <w:t xml:space="preserve"> </w:t>
            </w:r>
          </w:p>
          <w:p w:rsidR="001C7165" w:rsidRDefault="001C7165" w14:paraId="1A85C19B" w14:textId="77777777">
            <w:pPr>
              <w:spacing w:before="40" w:after="40"/>
              <w:rPr>
                <w:b/>
              </w:rPr>
            </w:pPr>
          </w:p>
          <w:p w:rsidR="003C2AE0" w:rsidRDefault="00C15C95" w14:paraId="625B90DB" w14:textId="42C1A939">
            <w:pPr>
              <w:spacing w:before="40" w:after="40"/>
              <w:rPr>
                <w:b/>
              </w:rPr>
            </w:pPr>
            <w:r>
              <w:rPr>
                <w:b/>
              </w:rPr>
              <w:lastRenderedPageBreak/>
              <w:t xml:space="preserve">Secondary checklist once rooms allocated: </w:t>
            </w:r>
          </w:p>
          <w:p w:rsidR="003C2AE0" w:rsidRDefault="00C15C95" w14:paraId="625B90DC" w14:textId="77777777">
            <w:pPr>
              <w:spacing w:before="40" w:after="40"/>
            </w:pPr>
            <w:r>
              <w:t xml:space="preserve">Book individual/family health appointment with health team. </w:t>
            </w:r>
          </w:p>
          <w:p w:rsidR="003C2AE0" w:rsidRDefault="00C15C95" w14:paraId="625B90DD" w14:textId="77777777">
            <w:pPr>
              <w:spacing w:before="40" w:after="40"/>
            </w:pPr>
            <w:r>
              <w:t xml:space="preserve">Refer for DWP support. </w:t>
            </w:r>
          </w:p>
          <w:p w:rsidR="003C2AE0" w:rsidRDefault="00C15C95" w14:paraId="625B90DE" w14:textId="77777777">
            <w:pPr>
              <w:spacing w:before="40" w:after="40"/>
            </w:pPr>
            <w:r>
              <w:t xml:space="preserve">Refer to casework team if immediate financial support is required.  </w:t>
            </w:r>
          </w:p>
          <w:p w:rsidR="003C2AE0" w:rsidRDefault="00C15C95" w14:paraId="625B90DF" w14:textId="77777777">
            <w:pPr>
              <w:spacing w:before="40" w:after="40"/>
            </w:pPr>
            <w:r>
              <w:t xml:space="preserve">Offer new mobile SIM card if required.  </w:t>
            </w:r>
          </w:p>
          <w:p w:rsidR="003C2AE0" w:rsidRDefault="00C15C95" w14:paraId="625B90E1" w14:textId="77777777">
            <w:pPr>
              <w:spacing w:before="40" w:after="40"/>
            </w:pPr>
            <w:r>
              <w:t xml:space="preserve">  </w:t>
            </w:r>
          </w:p>
          <w:p w:rsidR="003C2AE0" w:rsidRDefault="00C15C95" w14:paraId="625B90E2" w14:textId="77777777">
            <w:pPr>
              <w:spacing w:before="40" w:after="40"/>
              <w:rPr>
                <w:b/>
              </w:rPr>
            </w:pPr>
            <w:r>
              <w:rPr>
                <w:b/>
              </w:rPr>
              <w:t xml:space="preserve">Final Checklist before status change </w:t>
            </w:r>
          </w:p>
          <w:p w:rsidR="003C2AE0" w:rsidRDefault="00C15C95" w14:paraId="625B90E3" w14:textId="77777777">
            <w:pPr>
              <w:spacing w:before="40" w:after="40"/>
            </w:pPr>
            <w:r>
              <w:t xml:space="preserve">Assistance offered to open a bank account.  </w:t>
            </w:r>
          </w:p>
          <w:p w:rsidR="003C2AE0" w:rsidRDefault="00C15C95" w14:paraId="625B90E4" w14:textId="77777777">
            <w:pPr>
              <w:spacing w:before="40" w:after="40"/>
            </w:pPr>
            <w:r>
              <w:t xml:space="preserve">Offer ESOL language classes. </w:t>
            </w:r>
          </w:p>
          <w:p w:rsidR="003C2AE0" w:rsidRDefault="00C15C95" w14:paraId="625B90E5" w14:textId="77777777">
            <w:pPr>
              <w:spacing w:before="40" w:after="40"/>
            </w:pPr>
            <w:r>
              <w:t xml:space="preserve">Arrange attendance at cultural briefing session.  </w:t>
            </w:r>
          </w:p>
          <w:p w:rsidR="003C2AE0" w:rsidRDefault="00C15C95" w14:paraId="625B90E6" w14:textId="77777777">
            <w:pPr>
              <w:spacing w:before="40" w:after="40"/>
            </w:pPr>
            <w:r>
              <w:t xml:space="preserve">Adults: refer to Working Wales for employment/ training support  </w:t>
            </w:r>
          </w:p>
          <w:p w:rsidR="003C2AE0" w:rsidRDefault="00C15C95" w14:paraId="625B90E7" w14:textId="77777777">
            <w:pPr>
              <w:spacing w:before="40" w:after="40"/>
            </w:pPr>
            <w:r>
              <w:t xml:space="preserve">Children: Arrange immediate education and early years provision </w:t>
            </w:r>
          </w:p>
          <w:p w:rsidR="003C2AE0" w:rsidRDefault="00C15C95" w14:paraId="625B90E8" w14:textId="77777777">
            <w:pPr>
              <w:spacing w:before="40" w:after="40"/>
            </w:pPr>
            <w:r>
              <w:lastRenderedPageBreak/>
              <w:t xml:space="preserve">Signpost to biometric  data registration with Home Office </w:t>
            </w:r>
          </w:p>
          <w:p w:rsidR="003C2AE0" w:rsidRDefault="00C15C95" w14:paraId="625B90E9" w14:textId="77777777">
            <w:pPr>
              <w:spacing w:before="40" w:after="40"/>
            </w:pPr>
            <w:r>
              <w:t xml:space="preserve">Check accommodation needs haven’t changed. </w:t>
            </w:r>
          </w:p>
          <w:p w:rsidR="003C2AE0" w:rsidRDefault="00C15C95" w14:paraId="625B90EA" w14:textId="77777777">
            <w:pPr>
              <w:spacing w:before="40" w:after="40"/>
            </w:pPr>
            <w:r>
              <w:t xml:space="preserve"> </w:t>
            </w:r>
          </w:p>
          <w:p w:rsidR="003C2AE0" w:rsidRDefault="00C15C95" w14:paraId="625B90EB" w14:textId="77777777">
            <w:pPr>
              <w:spacing w:before="40" w:after="40"/>
            </w:pPr>
            <w:r>
              <w:t xml:space="preserve">Can move status from SS07 – SS08: </w:t>
            </w:r>
          </w:p>
          <w:p w:rsidR="003C2AE0" w:rsidRDefault="00C15C95" w14:paraId="625B90EC" w14:textId="77777777">
            <w:pPr>
              <w:spacing w:before="40" w:after="40"/>
            </w:pPr>
            <w:r>
              <w:t xml:space="preserve"> </w:t>
            </w:r>
          </w:p>
        </w:tc>
      </w:tr>
      <w:tr w:rsidR="003C2AE0" w:rsidTr="2A5EC7DA" w14:paraId="625B90FA" w14:textId="77777777">
        <w:trPr>
          <w:trHeight w:val="1470"/>
        </w:trPr>
        <w:tc>
          <w:tcPr>
            <w:tcW w:w="268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C829E3" w:rsidRDefault="00C15C95" w14:paraId="5A4A6DC7" w14:textId="77777777">
            <w:pPr>
              <w:spacing w:before="40" w:after="40"/>
            </w:pPr>
            <w:r>
              <w:lastRenderedPageBreak/>
              <w:t>SS08</w:t>
            </w:r>
          </w:p>
          <w:p w:rsidR="003C2AE0" w:rsidRDefault="00C15C95" w14:paraId="625B90EE" w14:textId="62510C1C">
            <w:pPr>
              <w:spacing w:before="40" w:after="40"/>
            </w:pPr>
            <w:r>
              <w:t>In WC ready to be moved on</w:t>
            </w:r>
          </w:p>
        </w:tc>
        <w:tc>
          <w:tcPr>
            <w:tcW w:w="297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A96813" w14:paraId="625B90F2" w14:textId="13A0B9F9">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0F3" w14:textId="77777777">
            <w:pPr>
              <w:spacing w:before="40" w:after="40"/>
            </w:pPr>
            <w:r>
              <w:t xml:space="preserve">Create a case note to confirm that the checklist has been offered and add any relevant notes.  </w:t>
            </w:r>
          </w:p>
          <w:p w:rsidR="003C2AE0" w:rsidRDefault="00C15C95" w14:paraId="625B90F4" w14:textId="77777777">
            <w:pPr>
              <w:spacing w:before="40" w:after="40"/>
            </w:pPr>
            <w:r>
              <w:t xml:space="preserve"> </w:t>
            </w:r>
          </w:p>
          <w:p w:rsidR="003C2AE0" w:rsidRDefault="00C15C95" w14:paraId="625B90F5" w14:textId="77777777">
            <w:pPr>
              <w:spacing w:before="40" w:after="40"/>
            </w:pPr>
            <w:r>
              <w:t xml:space="preserve">Change status from SS07 to SS08 once all is complete.  </w:t>
            </w:r>
          </w:p>
          <w:p w:rsidR="003C2AE0" w:rsidRDefault="003C2AE0" w14:paraId="625B90F6" w14:textId="77777777">
            <w:pPr>
              <w:spacing w:before="40" w:after="40"/>
            </w:pPr>
          </w:p>
          <w:p w:rsidR="003C2AE0" w:rsidRDefault="003C2AE0" w14:paraId="625B90F7" w14:textId="77777777">
            <w:pPr>
              <w:spacing w:before="40" w:after="40"/>
            </w:pPr>
          </w:p>
        </w:tc>
        <w:tc>
          <w:tcPr>
            <w:tcW w:w="27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0F8" w14:textId="77777777">
            <w:pPr>
              <w:spacing w:before="40" w:after="40"/>
            </w:pPr>
            <w:r>
              <w:t>Local authority</w:t>
            </w:r>
          </w:p>
        </w:tc>
        <w:tc>
          <w:tcPr>
            <w:tcW w:w="269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3C2AE0" w14:paraId="625B90F9" w14:textId="77777777">
            <w:pPr>
              <w:spacing w:before="40" w:after="40"/>
            </w:pPr>
          </w:p>
        </w:tc>
      </w:tr>
      <w:tr w:rsidR="003C2AE0" w:rsidTr="2A5EC7DA" w14:paraId="625B9105" w14:textId="77777777">
        <w:trPr>
          <w:trHeight w:val="1470"/>
        </w:trPr>
        <w:tc>
          <w:tcPr>
            <w:tcW w:w="268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C829E3" w:rsidRDefault="00C15C95" w14:paraId="460E2CA5" w14:textId="77777777">
            <w:pPr>
              <w:spacing w:before="40" w:after="40"/>
            </w:pPr>
            <w:r>
              <w:t>SS09</w:t>
            </w:r>
          </w:p>
          <w:p w:rsidR="003C2AE0" w:rsidRDefault="00C15C95" w14:paraId="625B90FB" w14:textId="1607D8A0">
            <w:pPr>
              <w:spacing w:before="40" w:after="40"/>
            </w:pPr>
            <w:r>
              <w:t>Move</w:t>
            </w:r>
            <w:r w:rsidR="00B37A9B">
              <w:t xml:space="preserve"> on</w:t>
            </w:r>
            <w:r>
              <w:t xml:space="preserve"> accommodation </w:t>
            </w:r>
            <w:r w:rsidR="00B37A9B">
              <w:t>allocated</w:t>
            </w:r>
          </w:p>
          <w:p w:rsidR="003C2AE0" w:rsidRDefault="00C15C95" w14:paraId="625B90FC" w14:textId="77777777">
            <w:pPr>
              <w:spacing w:before="40" w:after="40"/>
            </w:pPr>
            <w:r>
              <w:t xml:space="preserve"> </w:t>
            </w:r>
          </w:p>
        </w:tc>
        <w:tc>
          <w:tcPr>
            <w:tcW w:w="297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0C31C9" w14:paraId="625B90FD" w14:textId="0BDA88C7">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8650F9" w14:paraId="625B90FE" w14:textId="34B25B69">
            <w:pPr>
              <w:spacing w:before="40" w:after="40"/>
            </w:pPr>
            <w:r>
              <w:t>Link Sponsor record to household</w:t>
            </w:r>
            <w:r w:rsidR="00C15C95">
              <w:t xml:space="preserve"> </w:t>
            </w:r>
          </w:p>
        </w:tc>
        <w:tc>
          <w:tcPr>
            <w:tcW w:w="27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0FF" w14:textId="77777777">
            <w:pPr>
              <w:spacing w:before="40" w:after="40"/>
            </w:pPr>
            <w:r>
              <w:t>Local authority</w:t>
            </w:r>
          </w:p>
        </w:tc>
        <w:tc>
          <w:tcPr>
            <w:tcW w:w="269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P="00841BB9" w:rsidRDefault="003C2AE0" w14:paraId="625B9104" w14:textId="364F45F1">
            <w:pPr>
              <w:spacing w:before="40" w:after="40"/>
            </w:pPr>
          </w:p>
        </w:tc>
      </w:tr>
      <w:tr w:rsidR="00866F9E" w:rsidTr="2A5EC7DA" w14:paraId="69099316" w14:textId="77777777">
        <w:trPr>
          <w:trHeight w:val="1470"/>
        </w:trPr>
        <w:tc>
          <w:tcPr>
            <w:tcW w:w="268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C829E3" w:rsidRDefault="00866F9E" w14:paraId="1FD260EB" w14:textId="77777777">
            <w:pPr>
              <w:spacing w:before="40" w:after="40"/>
            </w:pPr>
            <w:r>
              <w:lastRenderedPageBreak/>
              <w:t xml:space="preserve">SS10 </w:t>
            </w:r>
          </w:p>
          <w:p w:rsidR="00866F9E" w:rsidRDefault="00841BB9" w14:paraId="7FD7A31E" w14:textId="7A0EAB66">
            <w:pPr>
              <w:spacing w:before="40" w:after="40"/>
            </w:pPr>
            <w:r>
              <w:t>Moved On</w:t>
            </w:r>
          </w:p>
        </w:tc>
        <w:tc>
          <w:tcPr>
            <w:tcW w:w="297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866F9E" w:rsidRDefault="0009535E" w14:paraId="0E99AE29" w14:textId="7C70B000">
            <w:pPr>
              <w:spacing w:before="40" w:after="40"/>
            </w:pPr>
            <w:r>
              <w:t>Family have left the Welcome Centre and moved into their</w:t>
            </w:r>
            <w:r w:rsidR="00673130">
              <w:t xml:space="preserve"> accommodation</w:t>
            </w:r>
            <w:ins w:author="Lilley, Sarah (COOG - DDAT - Digital)" w:date="2022-10-24T10:02:00Z" w:id="160">
              <w:r w:rsidR="1976C7B2">
                <w:t xml:space="preserve"> </w:t>
              </w:r>
              <w:r w:rsidRPr="2A5EC7DA" w:rsidR="1976C7B2">
                <w:rPr>
                  <w:highlight w:val="yellow"/>
                  <w:rPrChange w:author="Lilley, Sarah (COOG - DDAT - Digital)" w:date="2022-10-24T10:02:00Z" w:id="161">
                    <w:rPr/>
                  </w:rPrChange>
                </w:rPr>
                <w:t>or repatriated to another country / back to the Ukraine</w:t>
              </w:r>
            </w:ins>
          </w:p>
        </w:tc>
        <w:tc>
          <w:tcPr>
            <w:tcW w:w="281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866F9E" w:rsidRDefault="00866F9E" w14:paraId="38BB22E7" w14:textId="0957B1D0">
            <w:pPr>
              <w:spacing w:before="40" w:after="40"/>
            </w:pPr>
          </w:p>
        </w:tc>
        <w:tc>
          <w:tcPr>
            <w:tcW w:w="27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866F9E" w:rsidRDefault="00866F9E" w14:paraId="7E36C0BF" w14:textId="77777777">
            <w:pPr>
              <w:spacing w:before="40" w:after="40"/>
            </w:pPr>
          </w:p>
        </w:tc>
        <w:tc>
          <w:tcPr>
            <w:tcW w:w="269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4B7DBA" w:rsidP="004B7DBA" w:rsidRDefault="004B7DBA" w14:paraId="5EBA2074" w14:textId="0BE1E919">
            <w:pPr>
              <w:spacing w:before="40" w:after="0"/>
            </w:pPr>
            <w:r>
              <w:t xml:space="preserve">Close the </w:t>
            </w:r>
            <w:r w:rsidR="00560413">
              <w:t>p</w:t>
            </w:r>
            <w:r>
              <w:t>lacement record for</w:t>
            </w:r>
            <w:r w:rsidR="00560413">
              <w:t xml:space="preserve"> welcome centre</w:t>
            </w:r>
          </w:p>
          <w:p w:rsidR="00841BB9" w:rsidP="004B7DBA" w:rsidRDefault="00560413" w14:paraId="723B6C67" w14:textId="6F8284FE">
            <w:pPr>
              <w:spacing w:before="40" w:after="0"/>
            </w:pPr>
            <w:r>
              <w:t>Open new placement record and record</w:t>
            </w:r>
            <w:r w:rsidR="00841BB9">
              <w:t xml:space="preserve"> details of new address on system. </w:t>
            </w:r>
          </w:p>
          <w:p w:rsidR="00841BB9" w:rsidP="004B7DBA" w:rsidRDefault="00841BB9" w14:paraId="6CBAAADE" w14:textId="7D34F5F0">
            <w:pPr>
              <w:spacing w:after="40"/>
              <w:rPr>
                <w:ins w:author="Lilley, Sarah (COOG - DDAT - Digital)" w:date="2022-10-24T10:02:00Z" w:id="162"/>
                <w:highlight w:val="yellow"/>
                <w:rPrChange w:author="Lilley, Sarah (COOG - DDAT - Digital)" w:date="2022-10-25T10:34:00Z" w:id="163">
                  <w:rPr>
                    <w:ins w:author="Lilley, Sarah (COOG - DDAT - Digital)" w:date="2022-10-24T10:02:00Z" w:id="164"/>
                  </w:rPr>
                </w:rPrChange>
              </w:rPr>
            </w:pPr>
            <w:r>
              <w:t xml:space="preserve">When </w:t>
            </w:r>
            <w:r w:rsidR="00C855FB">
              <w:t>household leave</w:t>
            </w:r>
            <w:r w:rsidR="00EB2C76">
              <w:t xml:space="preserve"> the</w:t>
            </w:r>
            <w:r>
              <w:t xml:space="preserve"> Welcome Centre, change their status to SS</w:t>
            </w:r>
            <w:r w:rsidR="00EB2C76">
              <w:t>10.</w:t>
            </w:r>
            <w:r>
              <w:t xml:space="preserve">  </w:t>
            </w:r>
          </w:p>
          <w:p w:rsidR="3440615F" w:rsidP="2A5EC7DA" w:rsidRDefault="3440615F" w14:paraId="2DAF6763" w14:textId="1A1C044F">
            <w:pPr>
              <w:spacing w:after="40"/>
              <w:rPr>
                <w:highlight w:val="yellow"/>
                <w:rPrChange w:author="Lilley, Sarah (COOG - DDAT - Digital)" w:date="2022-10-24T10:03:00Z" w:id="165">
                  <w:rPr/>
                </w:rPrChange>
              </w:rPr>
            </w:pPr>
            <w:ins w:author="Lilley, Sarah (COOG - DDAT - Digital)" w:date="2022-10-24T10:02:00Z" w:id="166">
              <w:r w:rsidRPr="2A5EC7DA">
                <w:rPr>
                  <w:highlight w:val="yellow"/>
                  <w:rPrChange w:author="Lilley, Sarah (COOG - DDAT - Digital)" w:date="2022-10-24T10:03:00Z" w:id="167">
                    <w:rPr/>
                  </w:rPrChange>
                </w:rPr>
                <w:t xml:space="preserve">Add a status reason </w:t>
              </w:r>
            </w:ins>
            <w:ins w:author="Lilley, Sarah (COOG - DDAT - Digital)" w:date="2022-10-24T10:03:00Z" w:id="168">
              <w:r w:rsidRPr="2A5EC7DA">
                <w:rPr>
                  <w:highlight w:val="yellow"/>
                  <w:rPrChange w:author="Lilley, Sarah (COOG - DDAT - Digital)" w:date="2022-10-24T10:03:00Z" w:id="169">
                    <w:rPr/>
                  </w:rPrChange>
                </w:rPr>
                <w:t>(not mandatory)</w:t>
              </w:r>
            </w:ins>
          </w:p>
          <w:p w:rsidR="00866F9E" w:rsidRDefault="00866F9E" w14:paraId="158D4E82" w14:textId="77777777">
            <w:pPr>
              <w:spacing w:before="40" w:after="40"/>
              <w:rPr>
                <w:b/>
              </w:rPr>
            </w:pPr>
          </w:p>
        </w:tc>
      </w:tr>
    </w:tbl>
    <w:p w:rsidR="003C2AE0" w:rsidRDefault="003C2AE0" w14:paraId="625B9106" w14:textId="77777777">
      <w:pPr>
        <w:spacing w:after="0"/>
        <w:rPr>
          <w:color w:val="666666"/>
          <w:sz w:val="18"/>
          <w:szCs w:val="18"/>
        </w:rPr>
      </w:pPr>
    </w:p>
    <w:p w:rsidR="003C2AE0" w:rsidRDefault="3AFE5C85" w14:paraId="625B9107" w14:textId="7D085CFB">
      <w:pPr>
        <w:pStyle w:val="Heading2"/>
        <w:pageBreakBefore/>
      </w:pPr>
      <w:bookmarkStart w:name="_Toc339407958" w:id="1703793195"/>
      <w:r w:rsidR="3AFE5C85">
        <w:rPr/>
        <w:t xml:space="preserve">Individual Sponsor </w:t>
      </w:r>
      <w:r w:rsidR="2D77229E">
        <w:rPr/>
        <w:t>S</w:t>
      </w:r>
      <w:r w:rsidR="659ECB2C">
        <w:rPr/>
        <w:t>cheme</w:t>
      </w:r>
      <w:r w:rsidR="2D77229E">
        <w:rPr/>
        <w:t xml:space="preserve"> (Homes for Ukraine)</w:t>
      </w:r>
      <w:bookmarkEnd w:id="1703793195"/>
    </w:p>
    <w:p w:rsidR="003C2AE0" w:rsidRDefault="00C15C95" w14:paraId="625B9109" w14:textId="77777777">
      <w:r>
        <w:t>Each step of the process involves checks and updates to the data platform to ensure arrivals from Ukraine are safely guided to accommodation in Wales, through the Individual Sponsor Scheme.</w:t>
      </w:r>
    </w:p>
    <w:p w:rsidR="003C2AE0" w:rsidRDefault="00C15C95" w14:paraId="625B910A" w14:textId="77777777">
      <w:pPr>
        <w:spacing w:after="0"/>
        <w:jc w:val="center"/>
      </w:pPr>
      <w:r>
        <w:rPr>
          <w:noProof/>
          <w:color w:val="2B579A"/>
          <w:shd w:val="clear" w:color="auto" w:fill="E6E6E6"/>
        </w:rPr>
        <w:drawing>
          <wp:inline distT="114300" distB="114300" distL="114300" distR="114300" wp14:anchorId="625B9245" wp14:editId="625B9246">
            <wp:extent cx="6977063" cy="3934163"/>
            <wp:effectExtent l="0" t="0" r="0" b="0"/>
            <wp:docPr id="7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2"/>
                    <a:srcRect/>
                    <a:stretch>
                      <a:fillRect/>
                    </a:stretch>
                  </pic:blipFill>
                  <pic:spPr>
                    <a:xfrm>
                      <a:off x="0" y="0"/>
                      <a:ext cx="6977063" cy="3934163"/>
                    </a:xfrm>
                    <a:prstGeom prst="rect">
                      <a:avLst/>
                    </a:prstGeom>
                    <a:ln/>
                  </pic:spPr>
                </pic:pic>
              </a:graphicData>
            </a:graphic>
          </wp:inline>
        </w:drawing>
      </w:r>
    </w:p>
    <w:p w:rsidR="003C2AE0" w:rsidRDefault="00C15C95" w14:paraId="625B910B" w14:textId="77777777">
      <w:pPr>
        <w:spacing w:after="0"/>
      </w:pPr>
      <w:r>
        <w:t xml:space="preserve"> </w:t>
      </w:r>
    </w:p>
    <w:p w:rsidR="51CEF7A5" w:rsidP="51CEF7A5" w:rsidRDefault="51CEF7A5" w14:paraId="2E753EB0" w14:textId="76543D70">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rsidTr="71D018AC" w14:paraId="22E14464" w14:textId="77777777">
        <w:trPr>
          <w:trHeight w:val="1470"/>
        </w:trPr>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7BBDEB45" w14:textId="105A8F5E">
            <w:pPr>
              <w:spacing w:after="0" w:line="240" w:lineRule="auto"/>
              <w:rPr>
                <w:color w:val="000000" w:themeColor="text1"/>
              </w:rPr>
            </w:pPr>
            <w:r w:rsidRPr="5BC28B8F">
              <w:rPr>
                <w:b/>
                <w:bCs/>
                <w:color w:val="000000" w:themeColor="text1"/>
              </w:rPr>
              <w:lastRenderedPageBreak/>
              <w:t>Step of process </w:t>
            </w:r>
            <w:r w:rsidRPr="5BC28B8F">
              <w:rPr>
                <w:color w:val="000000" w:themeColor="text1"/>
              </w:rPr>
              <w:t>  </w:t>
            </w:r>
          </w:p>
        </w:tc>
        <w:tc>
          <w:tcPr>
            <w:tcW w:w="28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61E77DB5" w14:textId="56779706">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57167ABE" w14:textId="5BDC42A8">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74FBB60E" w14:textId="7E29642B">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10294178" w14:textId="23E146D2">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rsidTr="71D018AC" w14:paraId="71C013B6" w14:textId="77777777">
        <w:trPr>
          <w:trHeight w:val="315"/>
        </w:trPr>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0E04D43A" w14:textId="77777777">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rsidR="0052553D" w:rsidP="5BC28B8F" w:rsidRDefault="0052553D" w14:paraId="5D1ED3C1" w14:textId="77777777">
            <w:pPr>
              <w:spacing w:after="0" w:line="240" w:lineRule="auto"/>
              <w:rPr>
                <w:color w:val="000000" w:themeColor="text1"/>
              </w:rPr>
            </w:pPr>
          </w:p>
          <w:p w:rsidR="0052553D" w:rsidP="5BC28B8F" w:rsidRDefault="0052553D" w14:paraId="1FF71A36" w14:textId="6A4E68FE">
            <w:pPr>
              <w:spacing w:after="0" w:line="240" w:lineRule="auto"/>
              <w:rPr>
                <w:color w:val="000000" w:themeColor="text1"/>
              </w:rPr>
            </w:pPr>
          </w:p>
        </w:tc>
        <w:tc>
          <w:tcPr>
            <w:tcW w:w="28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24EBB04A" w14:textId="77777777">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rsidR="00B46B03" w:rsidP="5BC28B8F" w:rsidRDefault="00B46B03" w14:paraId="4B0B3253" w14:textId="77777777">
            <w:pPr>
              <w:spacing w:after="0" w:line="240" w:lineRule="auto"/>
              <w:rPr>
                <w:color w:val="000000" w:themeColor="text1"/>
              </w:rPr>
            </w:pPr>
          </w:p>
          <w:p w:rsidR="00B46B03" w:rsidP="5BC28B8F" w:rsidRDefault="00B46B03" w14:paraId="078AB809" w14:textId="4C23E97D">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rsidR="0099272C" w:rsidP="5BC28B8F" w:rsidRDefault="0099272C" w14:paraId="1AEEB3C9" w14:textId="004C3B47">
            <w:pPr>
              <w:spacing w:after="0" w:line="240" w:lineRule="auto"/>
              <w:rPr>
                <w:color w:val="000000" w:themeColor="text1"/>
              </w:rPr>
            </w:pPr>
          </w:p>
        </w:tc>
        <w:tc>
          <w:tcPr>
            <w:tcW w:w="3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4BAC7B49" w14:textId="33512565">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rsidR="5BC28B8F" w:rsidP="5BC28B8F" w:rsidRDefault="5BC28B8F" w14:paraId="1970EC08" w14:textId="1FCCE874">
            <w:pPr>
              <w:spacing w:after="0" w:line="240" w:lineRule="auto"/>
              <w:rPr>
                <w:color w:val="000000" w:themeColor="text1"/>
              </w:rPr>
            </w:pPr>
          </w:p>
          <w:p w:rsidR="5BC28B8F" w:rsidP="5BC28B8F" w:rsidRDefault="5BC28B8F" w14:paraId="419ADC26" w14:textId="43F0D953">
            <w:pPr>
              <w:spacing w:after="0" w:line="240" w:lineRule="auto"/>
              <w:rPr>
                <w:color w:val="000000" w:themeColor="text1"/>
              </w:rPr>
            </w:pPr>
            <w:r w:rsidRPr="5BC28B8F">
              <w:rPr>
                <w:color w:val="000000" w:themeColor="text1"/>
              </w:rPr>
              <w:t xml:space="preserve">The records of hosts and new arrivals will be linked together on the system. </w:t>
            </w:r>
          </w:p>
          <w:p w:rsidR="5BC28B8F" w:rsidP="5BC28B8F" w:rsidRDefault="5BC28B8F" w14:paraId="234029F4" w14:textId="4CB57387">
            <w:pPr>
              <w:spacing w:after="0" w:line="240" w:lineRule="auto"/>
              <w:rPr>
                <w:color w:val="000000" w:themeColor="text1"/>
                <w:lang w:val="en-US"/>
              </w:rPr>
            </w:pPr>
          </w:p>
          <w:p w:rsidR="5BC28B8F" w:rsidP="5BC28B8F" w:rsidRDefault="5BC28B8F" w14:paraId="7C7C07DE" w14:textId="5780BDF2">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rsidR="5BC28B8F" w:rsidP="5BC28B8F" w:rsidRDefault="5BC28B8F" w14:paraId="7C38C2BA" w14:textId="4DC5E04D">
            <w:pPr>
              <w:spacing w:after="0" w:line="240" w:lineRule="auto"/>
              <w:rPr>
                <w:color w:val="000000" w:themeColor="text1"/>
                <w:lang w:val="en-US"/>
              </w:rPr>
            </w:pPr>
          </w:p>
        </w:tc>
        <w:tc>
          <w:tcPr>
            <w:tcW w:w="21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191074A1" w14:textId="70DB9B28">
            <w:pPr>
              <w:spacing w:after="0" w:line="240" w:lineRule="auto"/>
              <w:rPr>
                <w:color w:val="000000" w:themeColor="text1"/>
              </w:rPr>
            </w:pPr>
            <w:r w:rsidRPr="5BC28B8F">
              <w:rPr>
                <w:color w:val="000000" w:themeColor="text1"/>
              </w:rPr>
              <w:t>Welsh Government</w:t>
            </w:r>
          </w:p>
          <w:p w:rsidR="5BC28B8F" w:rsidP="5BC28B8F" w:rsidRDefault="5BC28B8F" w14:paraId="05138A28" w14:textId="1ACF82B7">
            <w:pPr>
              <w:spacing w:after="0" w:line="240" w:lineRule="auto"/>
              <w:rPr>
                <w:color w:val="000000" w:themeColor="text1"/>
                <w:lang w:val="en-US"/>
              </w:rPr>
            </w:pPr>
          </w:p>
          <w:p w:rsidR="5BC28B8F" w:rsidP="5BC28B8F" w:rsidRDefault="5BC28B8F" w14:paraId="13E73642" w14:textId="4227A0C5">
            <w:pPr>
              <w:spacing w:after="0" w:line="240" w:lineRule="auto"/>
              <w:rPr>
                <w:color w:val="000000" w:themeColor="text1"/>
                <w:lang w:val="en-US"/>
              </w:rPr>
            </w:pPr>
            <w:r w:rsidRPr="5BC28B8F">
              <w:rPr>
                <w:color w:val="000000" w:themeColor="text1"/>
              </w:rPr>
              <w:t>Local authority</w:t>
            </w:r>
          </w:p>
          <w:p w:rsidR="5BC28B8F" w:rsidP="5BC28B8F" w:rsidRDefault="5BC28B8F" w14:paraId="1703C810" w14:textId="5D613ADA">
            <w:pPr>
              <w:spacing w:after="0" w:line="240" w:lineRule="auto"/>
              <w:rPr>
                <w:color w:val="000000" w:themeColor="text1"/>
                <w:lang w:val="en-US"/>
              </w:rPr>
            </w:pP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7CE5B3EB" w14:textId="73422D4F">
            <w:pPr>
              <w:spacing w:after="0" w:line="240" w:lineRule="auto"/>
              <w:rPr>
                <w:color w:val="000000" w:themeColor="text1"/>
              </w:rPr>
            </w:pPr>
            <w:r w:rsidRPr="5BC28B8F">
              <w:rPr>
                <w:color w:val="000000" w:themeColor="text1"/>
              </w:rPr>
              <w:t> </w:t>
            </w:r>
          </w:p>
        </w:tc>
      </w:tr>
      <w:tr w:rsidR="5BC28B8F" w:rsidTr="71D018AC" w14:paraId="0F1C13B9" w14:textId="77777777">
        <w:trPr>
          <w:trHeight w:val="315"/>
        </w:trPr>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3C67B9E3" w14:textId="661CD127">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4175928A" w14:textId="76FF1F7C">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rsidR="5BC28B8F" w:rsidP="5BC28B8F" w:rsidRDefault="5BC28B8F" w14:paraId="013C0D7E" w14:textId="342730CC">
            <w:pPr>
              <w:spacing w:after="0" w:line="240" w:lineRule="auto"/>
              <w:rPr>
                <w:color w:val="000000" w:themeColor="text1"/>
              </w:rPr>
            </w:pPr>
          </w:p>
          <w:p w:rsidR="5BC28B8F" w:rsidP="5BC28B8F" w:rsidRDefault="5BC28B8F" w14:paraId="261CB509" w14:textId="0E40BFCC">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4F8A1A9F" w14:textId="080AD2FB">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rsidR="5BC28B8F" w:rsidP="5BC28B8F" w:rsidRDefault="5BC28B8F" w14:paraId="1A47F9E7" w14:textId="1AB1F5B4">
            <w:pPr>
              <w:spacing w:after="0" w:line="240" w:lineRule="auto"/>
              <w:rPr>
                <w:color w:val="000000" w:themeColor="text1"/>
              </w:rPr>
            </w:pPr>
          </w:p>
          <w:p w:rsidR="5BC28B8F" w:rsidP="5BC28B8F" w:rsidRDefault="5BC28B8F" w14:paraId="5D458025" w14:textId="75958ACF">
            <w:pPr>
              <w:spacing w:after="0" w:line="240" w:lineRule="auto"/>
              <w:rPr>
                <w:color w:val="000000" w:themeColor="text1"/>
              </w:rPr>
            </w:pPr>
            <w:r w:rsidRPr="5BC28B8F">
              <w:rPr>
                <w:color w:val="000000" w:themeColor="text1"/>
              </w:rPr>
              <w:t xml:space="preserve">Create a case note to capture that a welfare visit has been made. </w:t>
            </w:r>
          </w:p>
          <w:p w:rsidR="5BC28B8F" w:rsidP="5BC28B8F" w:rsidRDefault="5BC28B8F" w14:paraId="61E4D986" w14:textId="5A25E75A">
            <w:pPr>
              <w:spacing w:after="0" w:line="240" w:lineRule="auto"/>
              <w:rPr>
                <w:color w:val="000000" w:themeColor="text1"/>
              </w:rPr>
            </w:pPr>
            <w:r w:rsidRPr="5BC28B8F">
              <w:rPr>
                <w:color w:val="000000" w:themeColor="text1"/>
              </w:rPr>
              <w:lastRenderedPageBreak/>
              <w:t xml:space="preserve">To commence financial support, record on system the day of month for payments run/ payment eligible date. </w:t>
            </w:r>
          </w:p>
          <w:p w:rsidR="5BC28B8F" w:rsidP="5BC28B8F" w:rsidRDefault="5BC28B8F" w14:paraId="60669653" w14:textId="7E2E2799">
            <w:pPr>
              <w:spacing w:after="0" w:line="240" w:lineRule="auto"/>
              <w:rPr>
                <w:color w:val="000000" w:themeColor="text1"/>
              </w:rPr>
            </w:pPr>
          </w:p>
          <w:p w:rsidR="5BC28B8F" w:rsidP="5BC28B8F" w:rsidRDefault="5BC28B8F" w14:paraId="766B15DC" w14:textId="24C63E78">
            <w:pPr>
              <w:spacing w:after="0" w:line="240" w:lineRule="auto"/>
              <w:rPr>
                <w:color w:val="000000" w:themeColor="text1"/>
              </w:rPr>
            </w:pPr>
            <w:r w:rsidRPr="5BC28B8F">
              <w:rPr>
                <w:color w:val="000000" w:themeColor="text1"/>
              </w:rPr>
              <w:t>Update applicant check “Emergency Paid Issued” and add a case note with details</w:t>
            </w:r>
          </w:p>
        </w:tc>
        <w:tc>
          <w:tcPr>
            <w:tcW w:w="21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6DE6A584" w14:textId="64A94D27">
            <w:pPr>
              <w:spacing w:after="0" w:line="240" w:lineRule="auto"/>
              <w:rPr>
                <w:color w:val="000000" w:themeColor="text1"/>
              </w:rPr>
            </w:pPr>
            <w:r w:rsidRPr="5BC28B8F">
              <w:rPr>
                <w:color w:val="000000" w:themeColor="text1"/>
              </w:rPr>
              <w:lastRenderedPageBreak/>
              <w:t>  Local authority</w:t>
            </w: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5B186E06" w14:textId="79270E01">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rsidR="5BC28B8F" w:rsidP="5BC28B8F" w:rsidRDefault="5BC28B8F" w14:paraId="740773EF" w14:textId="52C09059">
            <w:pPr>
              <w:spacing w:after="0" w:line="240" w:lineRule="auto"/>
              <w:rPr>
                <w:color w:val="000000" w:themeColor="text1"/>
              </w:rPr>
            </w:pPr>
          </w:p>
          <w:p w:rsidR="5BC28B8F" w:rsidP="5BC28B8F" w:rsidRDefault="5BC28B8F" w14:paraId="73218D3F" w14:textId="01AC0BE8">
            <w:pPr>
              <w:spacing w:after="0" w:line="240" w:lineRule="auto"/>
              <w:rPr>
                <w:color w:val="000000" w:themeColor="text1"/>
              </w:rPr>
            </w:pPr>
            <w:r w:rsidRPr="5BC28B8F">
              <w:rPr>
                <w:color w:val="000000" w:themeColor="text1"/>
              </w:rPr>
              <w:lastRenderedPageBreak/>
              <w:t xml:space="preserve">It is anticipated that this status will remain in place unless there is a reason to end the placement. </w:t>
            </w:r>
          </w:p>
          <w:p w:rsidR="5BC28B8F" w:rsidP="5BC28B8F" w:rsidRDefault="5BC28B8F" w14:paraId="1B319411" w14:textId="27FDD347">
            <w:pPr>
              <w:spacing w:after="0" w:line="240" w:lineRule="auto"/>
              <w:rPr>
                <w:color w:val="000000" w:themeColor="text1"/>
                <w:lang w:val="en-US"/>
              </w:rPr>
            </w:pPr>
          </w:p>
          <w:p w:rsidR="5BC28B8F" w:rsidP="5BC28B8F" w:rsidRDefault="5BC28B8F" w14:paraId="7ED5CB39" w14:textId="65155CEF">
            <w:pPr>
              <w:spacing w:after="0" w:line="240" w:lineRule="auto"/>
              <w:rPr>
                <w:color w:val="000000" w:themeColor="text1"/>
                <w:lang w:val="en-US"/>
              </w:rPr>
            </w:pPr>
          </w:p>
        </w:tc>
      </w:tr>
      <w:tr w:rsidR="5BC28B8F" w:rsidTr="71D018AC" w14:paraId="68A0162D" w14:textId="77777777">
        <w:trPr>
          <w:trHeight w:val="315"/>
        </w:trPr>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1136A575" w14:textId="10A6687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FD7A58" w:rsidP="5BC28B8F" w:rsidRDefault="00A10CBB" w14:paraId="6851CD1E" w14:textId="5BB90220">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rsidR="00FD7A58" w:rsidP="5BC28B8F" w:rsidRDefault="00FD7A58" w14:paraId="459FD43C" w14:textId="77777777">
            <w:pPr>
              <w:spacing w:after="0" w:line="240" w:lineRule="auto"/>
              <w:rPr>
                <w:color w:val="000000" w:themeColor="text1"/>
              </w:rPr>
            </w:pPr>
          </w:p>
          <w:p w:rsidR="5BC28B8F" w:rsidP="5BC28B8F" w:rsidRDefault="00E83C53" w14:paraId="35943E80" w14:textId="7EAF881D">
            <w:pPr>
              <w:spacing w:after="0" w:line="240" w:lineRule="auto"/>
              <w:rPr>
                <w:color w:val="000000" w:themeColor="text1"/>
              </w:rPr>
            </w:pPr>
            <w:r>
              <w:rPr>
                <w:color w:val="000000" w:themeColor="text1"/>
              </w:rPr>
              <w:t>This may happen when</w:t>
            </w:r>
            <w:r w:rsidR="00547AFE">
              <w:rPr>
                <w:color w:val="000000" w:themeColor="text1"/>
              </w:rPr>
              <w:t xml:space="preserve"> </w:t>
            </w:r>
            <w:r w:rsidRPr="5BC28B8F" w:rsidR="5BC28B8F">
              <w:rPr>
                <w:color w:val="000000" w:themeColor="text1"/>
              </w:rPr>
              <w:t>the duration of</w:t>
            </w:r>
            <w:r w:rsidR="00547AFE">
              <w:rPr>
                <w:color w:val="000000" w:themeColor="text1"/>
              </w:rPr>
              <w:t xml:space="preserve"> an</w:t>
            </w:r>
            <w:r w:rsidRPr="5BC28B8F" w:rsid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Pr="3819DF48" w:rsidR="78A4C908">
              <w:rPr>
                <w:color w:val="000000" w:themeColor="text1"/>
              </w:rPr>
              <w:t>They may also</w:t>
            </w:r>
            <w:r w:rsidR="00203D35">
              <w:rPr>
                <w:color w:val="000000" w:themeColor="text1"/>
              </w:rPr>
              <w:t xml:space="preserve"> wish to move to join other family members housed elsewhere.</w:t>
            </w:r>
          </w:p>
          <w:p w:rsidR="5BC28B8F" w:rsidP="5BC28B8F" w:rsidRDefault="5BC28B8F" w14:paraId="267357F6" w14:textId="14827FF6">
            <w:pPr>
              <w:spacing w:after="0" w:line="240" w:lineRule="auto"/>
              <w:rPr>
                <w:color w:val="000000" w:themeColor="text1"/>
              </w:rPr>
            </w:pPr>
          </w:p>
          <w:p w:rsidR="003D3921" w:rsidP="5BC28B8F" w:rsidRDefault="003D3921" w14:paraId="3E698154" w14:textId="104162D4">
            <w:pPr>
              <w:spacing w:after="0" w:line="240" w:lineRule="auto"/>
              <w:rPr>
                <w:color w:val="000000" w:themeColor="text1"/>
              </w:rPr>
            </w:pPr>
          </w:p>
        </w:tc>
        <w:tc>
          <w:tcPr>
            <w:tcW w:w="3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357D4B" w:rsidP="00357D4B" w:rsidRDefault="00357D4B" w14:paraId="76EBBBB8" w14:textId="77777777">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rsidR="00357D4B" w:rsidP="00357D4B" w:rsidRDefault="00357D4B" w14:paraId="683F20A8" w14:textId="77777777">
            <w:pPr>
              <w:spacing w:after="0" w:line="240" w:lineRule="auto"/>
              <w:rPr>
                <w:color w:val="000000" w:themeColor="text1"/>
              </w:rPr>
            </w:pPr>
          </w:p>
          <w:p w:rsidR="00357D4B" w:rsidP="00357D4B" w:rsidRDefault="00357D4B" w14:paraId="5E587AFC" w14:textId="5CB3E72C">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rsidR="00357D4B" w:rsidP="00357D4B" w:rsidRDefault="00357D4B" w14:paraId="345DE649" w14:textId="3301925B">
            <w:pPr>
              <w:spacing w:after="0" w:line="240" w:lineRule="auto"/>
              <w:rPr>
                <w:color w:val="000000" w:themeColor="text1"/>
              </w:rPr>
            </w:pPr>
            <w:r w:rsidRPr="5BC28B8F">
              <w:rPr>
                <w:color w:val="000000" w:themeColor="text1"/>
              </w:rPr>
              <w:t xml:space="preserve"> </w:t>
            </w:r>
          </w:p>
          <w:p w:rsidR="5BC28B8F" w:rsidP="5BC28B8F" w:rsidRDefault="5BC28B8F" w14:paraId="1EDDC1D2" w14:textId="37790F92">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rsidR="5BC28B8F" w:rsidP="5BC28B8F" w:rsidRDefault="5BC28B8F" w14:paraId="2B286005" w14:textId="2D90AB0E">
            <w:pPr>
              <w:spacing w:after="0" w:line="240" w:lineRule="auto"/>
              <w:rPr>
                <w:color w:val="000000" w:themeColor="text1"/>
              </w:rPr>
            </w:pPr>
          </w:p>
          <w:p w:rsidR="5BC28B8F" w:rsidP="5BC28B8F" w:rsidRDefault="5BC28B8F" w14:paraId="661F6C3E" w14:textId="63904355">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rsidR="002030F6" w:rsidP="5BC28B8F" w:rsidRDefault="002030F6" w14:paraId="35608DDB" w14:textId="77777777">
            <w:pPr>
              <w:spacing w:after="0" w:line="240" w:lineRule="auto"/>
              <w:rPr>
                <w:color w:val="000000" w:themeColor="text1"/>
              </w:rPr>
            </w:pPr>
          </w:p>
          <w:p w:rsidR="002030F6" w:rsidP="5BC28B8F" w:rsidRDefault="002030F6" w14:paraId="51FB8FF6" w14:textId="28E3C64A">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moved into the new </w:t>
            </w:r>
            <w:r w:rsidR="005C67C9">
              <w:rPr>
                <w:color w:val="000000" w:themeColor="text1"/>
              </w:rPr>
              <w:t>placement</w:t>
            </w:r>
            <w:r w:rsidR="00FF1271">
              <w:rPr>
                <w:color w:val="000000" w:themeColor="text1"/>
              </w:rPr>
              <w:t>, change status back to IS02.</w:t>
            </w:r>
          </w:p>
        </w:tc>
        <w:tc>
          <w:tcPr>
            <w:tcW w:w="21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405769B3" w14:textId="640B01C5">
            <w:pPr>
              <w:spacing w:after="0" w:line="240" w:lineRule="auto"/>
              <w:rPr>
                <w:color w:val="000000" w:themeColor="text1"/>
              </w:rPr>
            </w:pPr>
            <w:r w:rsidRPr="5BC28B8F">
              <w:rPr>
                <w:color w:val="000000" w:themeColor="text1"/>
              </w:rPr>
              <w:t>Local authority</w:t>
            </w:r>
          </w:p>
          <w:p w:rsidR="5BC28B8F" w:rsidP="5BC28B8F" w:rsidRDefault="5BC28B8F" w14:paraId="5A9CC576" w14:textId="49E673CE">
            <w:pPr>
              <w:spacing w:after="0" w:line="240" w:lineRule="auto"/>
              <w:rPr>
                <w:color w:val="000000" w:themeColor="text1"/>
              </w:rPr>
            </w:pP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67479CF5" w14:textId="7BF67B6E">
            <w:pPr>
              <w:spacing w:after="0" w:line="240" w:lineRule="auto"/>
              <w:rPr>
                <w:color w:val="000000" w:themeColor="text1"/>
              </w:rPr>
            </w:pPr>
            <w:r w:rsidRPr="5BC28B8F">
              <w:rPr>
                <w:color w:val="000000" w:themeColor="text1"/>
              </w:rPr>
              <w:t> </w:t>
            </w:r>
          </w:p>
        </w:tc>
      </w:tr>
      <w:tr w:rsidR="5BC28B8F" w:rsidTr="71D018AC" w14:paraId="6C19E417" w14:textId="77777777">
        <w:trPr>
          <w:trHeight w:val="315"/>
        </w:trPr>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60CBDE83" w14:textId="24F868F0">
            <w:pPr>
              <w:spacing w:after="0" w:line="240" w:lineRule="auto"/>
              <w:rPr>
                <w:color w:val="000000" w:themeColor="text1"/>
              </w:rPr>
            </w:pPr>
            <w:r w:rsidRPr="5BC28B8F">
              <w:rPr>
                <w:color w:val="000000" w:themeColor="text1"/>
              </w:rPr>
              <w:t>IS04 </w:t>
            </w:r>
          </w:p>
          <w:p w:rsidR="5BC28B8F" w:rsidP="5BC28B8F" w:rsidRDefault="5BC28B8F" w14:paraId="25404CDD" w14:textId="28D7CA32">
            <w:pPr>
              <w:spacing w:after="0" w:line="240" w:lineRule="auto"/>
              <w:rPr>
                <w:color w:val="000000" w:themeColor="text1"/>
              </w:rPr>
            </w:pPr>
            <w:r w:rsidRPr="5BC28B8F">
              <w:rPr>
                <w:color w:val="000000" w:themeColor="text1"/>
              </w:rPr>
              <w:t>Rematching Needed </w:t>
            </w:r>
          </w:p>
        </w:tc>
        <w:tc>
          <w:tcPr>
            <w:tcW w:w="28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560A15" w:rsidR="5BC28B8F" w:rsidP="5BC28B8F" w:rsidRDefault="00F93C16" w14:paraId="37D7808C" w14:textId="417431EB">
            <w:pPr>
              <w:spacing w:after="0" w:line="240" w:lineRule="auto"/>
              <w:rPr>
                <w:rStyle w:val="eop"/>
                <w:shd w:val="clear" w:color="auto" w:fill="FFFFFF"/>
              </w:rPr>
            </w:pPr>
            <w:r w:rsidRPr="00560A15">
              <w:rPr>
                <w:rStyle w:val="normaltextrun"/>
                <w:shd w:val="clear" w:color="auto" w:fill="FFFFFF"/>
              </w:rPr>
              <w:t>This is a temporary status for when a</w:t>
            </w:r>
            <w:r w:rsidRPr="00560A15" w:rsidR="000C39FA">
              <w:rPr>
                <w:rStyle w:val="normaltextrun"/>
                <w:shd w:val="clear" w:color="auto" w:fill="FFFFFF"/>
              </w:rPr>
              <w:t xml:space="preserve"> household has </w:t>
            </w:r>
            <w:r w:rsidRPr="00560A15" w:rsidR="000C39FA">
              <w:rPr>
                <w:rStyle w:val="normaltextrun"/>
                <w:shd w:val="clear" w:color="auto" w:fill="FFFFFF"/>
              </w:rPr>
              <w:lastRenderedPageBreak/>
              <w:t>requested a re-match to alternative accommodation. This may be within Wales or across UK borders</w:t>
            </w:r>
            <w:r w:rsidRPr="00560A15" w:rsidR="00D67EC2">
              <w:rPr>
                <w:rStyle w:val="eop"/>
                <w:shd w:val="clear" w:color="auto" w:fill="FFFFFF"/>
              </w:rPr>
              <w:t>.</w:t>
            </w:r>
          </w:p>
          <w:p w:rsidRPr="00560A15" w:rsidR="00143782" w:rsidP="5BC28B8F" w:rsidRDefault="00143782" w14:paraId="053A0F28" w14:textId="77777777">
            <w:pPr>
              <w:spacing w:after="0" w:line="240" w:lineRule="auto"/>
              <w:rPr>
                <w:rStyle w:val="eop"/>
                <w:shd w:val="clear" w:color="auto" w:fill="FFFFFF"/>
              </w:rPr>
            </w:pPr>
          </w:p>
          <w:p w:rsidRPr="00560A15" w:rsidR="00143782" w:rsidP="5BC28B8F" w:rsidRDefault="00143782" w14:paraId="5F937368" w14:textId="15E86CD7">
            <w:pPr>
              <w:spacing w:after="0" w:line="240" w:lineRule="auto"/>
              <w:rPr>
                <w:rStyle w:val="eop"/>
                <w:shd w:val="clear" w:color="auto" w:fill="FFFFFF"/>
              </w:rPr>
            </w:pPr>
            <w:r w:rsidRPr="00560A15">
              <w:rPr>
                <w:rStyle w:val="eop"/>
                <w:shd w:val="clear" w:color="auto" w:fill="FFFFFF"/>
              </w:rPr>
              <w:t xml:space="preserve">Rematching </w:t>
            </w:r>
            <w:r w:rsidRPr="00560A15" w:rsidR="006754BE">
              <w:rPr>
                <w:rStyle w:val="eop"/>
                <w:shd w:val="clear" w:color="auto" w:fill="FFFFFF"/>
              </w:rPr>
              <w:t>may occur for the same reasons as above.</w:t>
            </w:r>
          </w:p>
          <w:p w:rsidRPr="00560A15" w:rsidR="00D67EC2" w:rsidP="5BC28B8F" w:rsidRDefault="00D67EC2" w14:paraId="6D720AA3" w14:textId="77777777">
            <w:pPr>
              <w:spacing w:after="0" w:line="240" w:lineRule="auto"/>
              <w:rPr>
                <w:rStyle w:val="eop"/>
                <w:shd w:val="clear" w:color="auto" w:fill="FFFFFF"/>
              </w:rPr>
            </w:pPr>
          </w:p>
          <w:p w:rsidR="00D67EC2" w:rsidP="5BC28B8F" w:rsidRDefault="00D67EC2" w14:paraId="6824185A" w14:textId="7C88899F">
            <w:pPr>
              <w:spacing w:after="0" w:line="240" w:lineRule="auto"/>
              <w:rPr>
                <w:color w:val="FF0000"/>
              </w:rPr>
            </w:pPr>
            <w:r w:rsidRPr="00560A15">
              <w:rPr>
                <w:rStyle w:val="eop"/>
                <w:shd w:val="clear" w:color="auto" w:fill="FFFFFF"/>
              </w:rPr>
              <w:t xml:space="preserve">This status </w:t>
            </w:r>
            <w:r w:rsidRPr="00560A15" w:rsidR="00677863">
              <w:rPr>
                <w:rStyle w:val="eop"/>
                <w:shd w:val="clear" w:color="auto" w:fill="FFFFFF"/>
              </w:rPr>
              <w:t>may</w:t>
            </w:r>
            <w:r w:rsidRPr="00560A15">
              <w:rPr>
                <w:rStyle w:val="eop"/>
                <w:shd w:val="clear" w:color="auto" w:fill="FFFFFF"/>
              </w:rPr>
              <w:t xml:space="preserve"> precede IS0</w:t>
            </w:r>
            <w:r w:rsidRPr="00560A15" w:rsidR="0040203C">
              <w:rPr>
                <w:rStyle w:val="eop"/>
                <w:shd w:val="clear" w:color="auto" w:fill="FFFFFF"/>
              </w:rPr>
              <w:t xml:space="preserve">3 as an individual </w:t>
            </w:r>
            <w:r w:rsidRPr="00560A15" w:rsidR="00026EF9">
              <w:rPr>
                <w:rStyle w:val="eop"/>
                <w:shd w:val="clear" w:color="auto" w:fill="FFFFFF"/>
              </w:rPr>
              <w:t>may</w:t>
            </w:r>
            <w:r w:rsidRPr="00560A15" w:rsidR="0040203C">
              <w:rPr>
                <w:rStyle w:val="eop"/>
                <w:shd w:val="clear" w:color="auto" w:fill="FFFFFF"/>
              </w:rPr>
              <w:t xml:space="preserve"> be rematched before they </w:t>
            </w:r>
            <w:r w:rsidRPr="00560A15" w:rsidR="00AE2868">
              <w:rPr>
                <w:rStyle w:val="eop"/>
                <w:shd w:val="clear" w:color="auto" w:fill="FFFFFF"/>
              </w:rPr>
              <w:t>move into</w:t>
            </w:r>
            <w:r w:rsidRPr="00560A15" w:rsidR="00720004">
              <w:rPr>
                <w:rStyle w:val="eop"/>
                <w:shd w:val="clear" w:color="auto" w:fill="FFFFFF"/>
              </w:rPr>
              <w:t xml:space="preserve"> an alternative placement.</w:t>
            </w:r>
          </w:p>
        </w:tc>
        <w:tc>
          <w:tcPr>
            <w:tcW w:w="3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253D63" w:rsidP="00253D63" w:rsidRDefault="004F44DB" w14:paraId="52FFC510" w14:textId="77777777">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lastRenderedPageBreak/>
              <w:t xml:space="preserve">This will vary based on the category of re-match. Please see Pg 39-42 of the User Guide for specific guidance </w:t>
            </w:r>
            <w:r>
              <w:rPr>
                <w:rStyle w:val="normaltextrun"/>
                <w:rFonts w:ascii="Arial" w:hAnsi="Arial" w:cs="Arial"/>
              </w:rPr>
              <w:lastRenderedPageBreak/>
              <w:t xml:space="preserve">based on the category. </w:t>
            </w:r>
            <w:r>
              <w:rPr>
                <w:rStyle w:val="scxw201172056"/>
                <w:rFonts w:ascii="Arial" w:hAnsi="Arial" w:cs="Arial"/>
              </w:rPr>
              <w:t> </w:t>
            </w:r>
            <w:r>
              <w:rPr>
                <w:rFonts w:ascii="Arial" w:hAnsi="Arial" w:cs="Arial"/>
              </w:rPr>
              <w:br/>
            </w:r>
            <w:r>
              <w:rPr>
                <w:rStyle w:val="scxw201172056"/>
                <w:rFonts w:ascii="Arial" w:hAnsi="Arial" w:cs="Arial"/>
              </w:rPr>
              <w:t> </w:t>
            </w:r>
            <w:r>
              <w:rPr>
                <w:rFonts w:ascii="Arial" w:hAnsi="Arial" w:cs="Arial"/>
              </w:rPr>
              <w:br/>
            </w:r>
            <w:r>
              <w:rPr>
                <w:rStyle w:val="normaltextrun"/>
                <w:rFonts w:ascii="Arial" w:hAnsi="Arial" w:cs="Arial"/>
              </w:rPr>
              <w:t>Types of activity on the platform include:</w:t>
            </w:r>
            <w:r>
              <w:rPr>
                <w:rStyle w:val="scxw201172056"/>
                <w:rFonts w:ascii="Arial" w:hAnsi="Arial" w:cs="Arial"/>
              </w:rPr>
              <w:t> </w:t>
            </w:r>
          </w:p>
          <w:p w:rsidR="00253D63" w:rsidRDefault="004F44DB" w14:paraId="1AF13F54" w14:textId="34A903B3">
            <w:pPr>
              <w:pStyle w:val="paragraph"/>
              <w:numPr>
                <w:ilvl w:val="0"/>
                <w:numId w:val="81"/>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rsidRPr="007038B0" w:rsidR="007038B0" w:rsidRDefault="004F44DB" w14:paraId="0940F111" w14:textId="77777777">
            <w:pPr>
              <w:pStyle w:val="paragraph"/>
              <w:numPr>
                <w:ilvl w:val="0"/>
                <w:numId w:val="81"/>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rsidRPr="007038B0" w:rsidR="004F44DB" w:rsidRDefault="004F44DB" w14:paraId="4CCFBFA6" w14:textId="7AE46973">
            <w:pPr>
              <w:pStyle w:val="paragraph"/>
              <w:numPr>
                <w:ilvl w:val="0"/>
                <w:numId w:val="81"/>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rsidR="5BC28B8F" w:rsidP="5BC28B8F" w:rsidRDefault="5BC28B8F" w14:paraId="369C9C55" w14:textId="05CBB833">
            <w:pPr>
              <w:spacing w:after="0" w:line="240" w:lineRule="auto"/>
              <w:rPr>
                <w:color w:val="000000" w:themeColor="text1"/>
              </w:rPr>
            </w:pPr>
            <w:r w:rsidRPr="5BC28B8F">
              <w:rPr>
                <w:color w:val="000000" w:themeColor="text1"/>
              </w:rPr>
              <w:t> </w:t>
            </w:r>
          </w:p>
        </w:tc>
        <w:tc>
          <w:tcPr>
            <w:tcW w:w="21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393C8FFB" w14:textId="476D4595">
            <w:pPr>
              <w:spacing w:after="0" w:line="240" w:lineRule="auto"/>
              <w:rPr>
                <w:color w:val="000000" w:themeColor="text1"/>
              </w:rPr>
            </w:pPr>
            <w:r w:rsidRPr="5BC28B8F">
              <w:rPr>
                <w:color w:val="000000" w:themeColor="text1"/>
              </w:rPr>
              <w:lastRenderedPageBreak/>
              <w:t> Local Authority </w:t>
            </w: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BC28B8F" w:rsidP="5BC28B8F" w:rsidRDefault="5BC28B8F" w14:paraId="2F45E6CA" w14:textId="2D41E139">
            <w:pPr>
              <w:spacing w:after="0" w:line="240" w:lineRule="auto"/>
              <w:rPr>
                <w:color w:val="000000" w:themeColor="text1"/>
              </w:rPr>
            </w:pPr>
          </w:p>
        </w:tc>
      </w:tr>
      <w:tr w:rsidR="71D018AC" w:rsidTr="71D018AC" w14:paraId="22615385">
        <w:trPr>
          <w:trHeight w:val="315"/>
        </w:trPr>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1ED41443" w:rsidP="71D018AC" w:rsidRDefault="1ED41443" w14:paraId="5706F8F9" w14:textId="777CBF91">
            <w:pPr>
              <w:pStyle w:val="Normal"/>
              <w:spacing w:line="240" w:lineRule="auto"/>
              <w:rPr>
                <w:color w:val="000000" w:themeColor="text1" w:themeTint="FF" w:themeShade="FF"/>
                <w:highlight w:val="yellow"/>
              </w:rPr>
            </w:pPr>
            <w:r w:rsidRPr="71D018AC" w:rsidR="1ED41443">
              <w:rPr>
                <w:color w:val="000000" w:themeColor="text1" w:themeTint="FF" w:themeShade="FF"/>
                <w:highlight w:val="yellow"/>
              </w:rPr>
              <w:t>IS05</w:t>
            </w:r>
            <w:r>
              <w:br/>
            </w:r>
            <w:r w:rsidRPr="71D018AC" w:rsidR="1B7DCA16">
              <w:rPr>
                <w:color w:val="000000" w:themeColor="text1" w:themeTint="FF" w:themeShade="FF"/>
                <w:highlight w:val="yellow"/>
              </w:rPr>
              <w:t>Move On</w:t>
            </w:r>
          </w:p>
        </w:tc>
        <w:tc>
          <w:tcPr>
            <w:tcW w:w="28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8D59935" w:rsidP="71D018AC" w:rsidRDefault="58D59935" w14:paraId="60D54989" w14:textId="1088FBC4">
            <w:pPr>
              <w:pStyle w:val="Normal"/>
              <w:spacing w:line="240" w:lineRule="auto"/>
              <w:rPr>
                <w:rStyle w:val="normaltextrun"/>
                <w:highlight w:val="yellow"/>
              </w:rPr>
            </w:pPr>
            <w:r w:rsidRPr="71D018AC" w:rsidR="58D59935">
              <w:rPr>
                <w:rStyle w:val="normaltextrun"/>
                <w:highlight w:val="yellow"/>
              </w:rPr>
              <w:t xml:space="preserve">Use this status </w:t>
            </w:r>
            <w:r w:rsidRPr="71D018AC" w:rsidR="1B7DCA16">
              <w:rPr>
                <w:rStyle w:val="normaltextrun"/>
                <w:highlight w:val="yellow"/>
              </w:rPr>
              <w:t>where an individual has moved from their original sponso</w:t>
            </w:r>
            <w:r w:rsidRPr="71D018AC" w:rsidR="1A37E462">
              <w:rPr>
                <w:rStyle w:val="normaltextrun"/>
                <w:highlight w:val="yellow"/>
              </w:rPr>
              <w:t>r</w:t>
            </w:r>
            <w:r w:rsidRPr="71D018AC" w:rsidR="1B7DCA16">
              <w:rPr>
                <w:rStyle w:val="normaltextrun"/>
                <w:highlight w:val="yellow"/>
              </w:rPr>
              <w:t xml:space="preserve"> </w:t>
            </w:r>
            <w:r w:rsidRPr="71D018AC" w:rsidR="3F951AF0">
              <w:rPr>
                <w:rStyle w:val="normaltextrun"/>
                <w:highlight w:val="yellow"/>
              </w:rPr>
              <w:t>accommodation into:</w:t>
            </w:r>
          </w:p>
          <w:p w:rsidR="3F951AF0" w:rsidP="71D018AC" w:rsidRDefault="3F951AF0" w14:paraId="515C9A14" w14:textId="4F191668">
            <w:pPr>
              <w:pStyle w:val="ListParagraph"/>
              <w:numPr>
                <w:ilvl w:val="0"/>
                <w:numId w:val="94"/>
              </w:numPr>
              <w:spacing w:line="240" w:lineRule="auto"/>
              <w:rPr>
                <w:rStyle w:val="normaltextrun"/>
                <w:highlight w:val="yellow"/>
              </w:rPr>
            </w:pPr>
            <w:r w:rsidRPr="71D018AC" w:rsidR="3F951AF0">
              <w:rPr>
                <w:rStyle w:val="normaltextrun"/>
                <w:highlight w:val="yellow"/>
              </w:rPr>
              <w:t>their own accommodation</w:t>
            </w:r>
          </w:p>
          <w:p w:rsidR="3F951AF0" w:rsidP="71D018AC" w:rsidRDefault="3F951AF0" w14:paraId="61837A5E" w14:textId="693CD633">
            <w:pPr>
              <w:pStyle w:val="ListParagraph"/>
              <w:numPr>
                <w:ilvl w:val="0"/>
                <w:numId w:val="94"/>
              </w:numPr>
              <w:spacing w:line="240" w:lineRule="auto"/>
              <w:rPr>
                <w:rStyle w:val="normaltextrun"/>
                <w:highlight w:val="yellow"/>
              </w:rPr>
            </w:pPr>
            <w:r w:rsidRPr="71D018AC" w:rsidR="3F951AF0">
              <w:rPr>
                <w:rStyle w:val="normaltextrun"/>
                <w:highlight w:val="yellow"/>
              </w:rPr>
              <w:t xml:space="preserve"> have chosen to repatriate to Ukraine</w:t>
            </w:r>
          </w:p>
          <w:p w:rsidR="3F951AF0" w:rsidP="71D018AC" w:rsidRDefault="3F951AF0" w14:paraId="2394A2FA" w14:textId="1474350C">
            <w:pPr>
              <w:pStyle w:val="ListParagraph"/>
              <w:numPr>
                <w:ilvl w:val="0"/>
                <w:numId w:val="94"/>
              </w:numPr>
              <w:spacing w:line="240" w:lineRule="auto"/>
              <w:rPr>
                <w:rStyle w:val="normaltextrun"/>
                <w:highlight w:val="yellow"/>
              </w:rPr>
            </w:pPr>
            <w:r w:rsidRPr="71D018AC" w:rsidR="3F951AF0">
              <w:rPr>
                <w:rStyle w:val="normaltextrun"/>
                <w:highlight w:val="yellow"/>
              </w:rPr>
              <w:t xml:space="preserve">Have moved to alternative hosted </w:t>
            </w:r>
            <w:proofErr w:type="spellStart"/>
            <w:r w:rsidRPr="71D018AC" w:rsidR="3F951AF0">
              <w:rPr>
                <w:rStyle w:val="normaltextrun"/>
                <w:highlight w:val="yellow"/>
              </w:rPr>
              <w:t>accomodation</w:t>
            </w:r>
            <w:proofErr w:type="spellEnd"/>
            <w:r w:rsidRPr="71D018AC" w:rsidR="3F951AF0">
              <w:rPr>
                <w:rStyle w:val="normaltextrun"/>
                <w:highlight w:val="yellow"/>
              </w:rPr>
              <w:t xml:space="preserve"> either within Wales or across border.</w:t>
            </w:r>
          </w:p>
        </w:tc>
        <w:tc>
          <w:tcPr>
            <w:tcW w:w="3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035CEF8" w:rsidP="71D018AC" w:rsidRDefault="5035CEF8" w14:paraId="18C891D9" w14:textId="3826AD62">
            <w:pPr>
              <w:pStyle w:val="paragraph"/>
              <w:numPr>
                <w:ilvl w:val="0"/>
                <w:numId w:val="94"/>
              </w:numPr>
              <w:rPr>
                <w:rStyle w:val="normaltextrun"/>
                <w:rFonts w:ascii="Arial" w:hAnsi="Arial" w:cs="Arial"/>
                <w:highlight w:val="yellow"/>
              </w:rPr>
            </w:pPr>
            <w:r w:rsidRPr="71D018AC" w:rsidR="5035CEF8">
              <w:rPr>
                <w:rStyle w:val="normaltextrun"/>
                <w:rFonts w:ascii="Arial" w:hAnsi="Arial" w:cs="Arial"/>
                <w:highlight w:val="yellow"/>
              </w:rPr>
              <w:t>Close their open placement tracking record.</w:t>
            </w:r>
          </w:p>
          <w:p w:rsidR="5035CEF8" w:rsidP="71D018AC" w:rsidRDefault="5035CEF8" w14:paraId="46CBD0FA" w14:textId="126800CB">
            <w:pPr>
              <w:pStyle w:val="paragraph"/>
              <w:numPr>
                <w:ilvl w:val="0"/>
                <w:numId w:val="94"/>
              </w:numPr>
              <w:rPr>
                <w:rStyle w:val="normaltextrun"/>
                <w:rFonts w:ascii="Arial" w:hAnsi="Arial" w:cs="Arial"/>
                <w:highlight w:val="yellow"/>
              </w:rPr>
            </w:pPr>
            <w:r w:rsidRPr="71D018AC" w:rsidR="5035CEF8">
              <w:rPr>
                <w:rStyle w:val="normaltextrun"/>
                <w:rFonts w:ascii="Arial" w:hAnsi="Arial" w:cs="Arial"/>
                <w:highlight w:val="yellow"/>
              </w:rPr>
              <w:t>Open a new placement tracking record with as much information on where they are gone</w:t>
            </w:r>
          </w:p>
          <w:p w:rsidR="5035CEF8" w:rsidP="71D018AC" w:rsidRDefault="5035CEF8" w14:paraId="3404FF29" w14:textId="54D83C87">
            <w:pPr>
              <w:pStyle w:val="paragraph"/>
              <w:numPr>
                <w:ilvl w:val="0"/>
                <w:numId w:val="94"/>
              </w:numPr>
              <w:rPr>
                <w:rStyle w:val="normaltextrun"/>
                <w:rFonts w:ascii="Arial" w:hAnsi="Arial" w:cs="Arial"/>
                <w:highlight w:val="yellow"/>
              </w:rPr>
            </w:pPr>
            <w:r w:rsidRPr="71D018AC" w:rsidR="5035CEF8">
              <w:rPr>
                <w:rStyle w:val="normaltextrun"/>
                <w:rFonts w:ascii="Arial" w:hAnsi="Arial" w:cs="Arial"/>
                <w:highlight w:val="yellow"/>
              </w:rPr>
              <w:t>Update Case Notes as required.</w:t>
            </w:r>
          </w:p>
        </w:tc>
        <w:tc>
          <w:tcPr>
            <w:tcW w:w="21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035CEF8" w:rsidP="71D018AC" w:rsidRDefault="5035CEF8" w14:paraId="6AAF8E20" w14:textId="6A0548C4">
            <w:pPr>
              <w:pStyle w:val="Normal"/>
              <w:spacing w:line="240" w:lineRule="auto"/>
              <w:rPr>
                <w:color w:val="000000" w:themeColor="text1" w:themeTint="FF" w:themeShade="FF"/>
                <w:highlight w:val="yellow"/>
              </w:rPr>
            </w:pPr>
            <w:r w:rsidRPr="71D018AC" w:rsidR="5035CEF8">
              <w:rPr>
                <w:color w:val="000000" w:themeColor="text1" w:themeTint="FF" w:themeShade="FF"/>
                <w:highlight w:val="yellow"/>
              </w:rPr>
              <w:t>Local Authority</w:t>
            </w: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71D018AC" w:rsidP="71D018AC" w:rsidRDefault="71D018AC" w14:paraId="6580AEBB" w14:textId="7FD65365">
            <w:pPr>
              <w:pStyle w:val="Normal"/>
              <w:spacing w:line="240" w:lineRule="auto"/>
              <w:rPr>
                <w:color w:val="000000" w:themeColor="text1" w:themeTint="FF" w:themeShade="FF"/>
                <w:highlight w:val="yellow"/>
              </w:rPr>
            </w:pPr>
          </w:p>
        </w:tc>
      </w:tr>
    </w:tbl>
    <w:p w:rsidR="5BC28B8F" w:rsidP="5BC28B8F" w:rsidRDefault="5BC28B8F" w14:paraId="68AA4FBE" w14:textId="548A226D">
      <w:pPr>
        <w:spacing w:after="0"/>
      </w:pPr>
    </w:p>
    <w:p w:rsidRPr="00305FBB" w:rsidR="003C2AE0" w:rsidRDefault="00C15C95" w14:paraId="625B9130" w14:textId="68E8598E">
      <w:pPr>
        <w:spacing w:after="0"/>
        <w:rPr>
          <w:b/>
          <w:bCs/>
        </w:rPr>
      </w:pPr>
      <w:r w:rsidRPr="00305FBB">
        <w:rPr>
          <w:b/>
          <w:bCs/>
        </w:rPr>
        <w:t xml:space="preserve"> </w:t>
      </w:r>
      <w:r w:rsidRPr="00305FBB" w:rsidR="0026235A">
        <w:rPr>
          <w:b/>
          <w:bCs/>
        </w:rPr>
        <w:t xml:space="preserve">Additional </w:t>
      </w:r>
      <w:r w:rsidRPr="00305FBB" w:rsidR="00BC756F">
        <w:rPr>
          <w:b/>
          <w:bCs/>
        </w:rPr>
        <w:t>Status Codes</w:t>
      </w:r>
    </w:p>
    <w:p w:rsidR="00BC756F" w:rsidRDefault="00BC756F" w14:paraId="579D18FC" w14:textId="77777777">
      <w:pPr>
        <w:spacing w:after="0"/>
      </w:pPr>
    </w:p>
    <w:p w:rsidR="00BC756F" w:rsidRDefault="00BC756F" w14:paraId="236245ED" w14:textId="5826337E">
      <w:pPr>
        <w:spacing w:after="0"/>
      </w:pPr>
      <w:r>
        <w:t>IS21 – No Show – Known</w:t>
      </w:r>
      <w:r>
        <w:tab/>
      </w:r>
      <w:r>
        <w:tab/>
      </w:r>
      <w:r>
        <w:t>Where an individual/family have not shown up as expected</w:t>
      </w:r>
      <w:r w:rsidR="00CA2BE3">
        <w:t>,</w:t>
      </w:r>
      <w:r>
        <w:t xml:space="preserve"> but the reason </w:t>
      </w:r>
      <w:r w:rsidR="009F474E">
        <w:t>is known.</w:t>
      </w:r>
    </w:p>
    <w:p w:rsidR="009F474E" w:rsidRDefault="009F474E" w14:paraId="4BD6A065" w14:textId="6CFCB0C5">
      <w:pPr>
        <w:spacing w:after="0"/>
      </w:pPr>
      <w:r>
        <w:t>IS22 – No Show – Unknown</w:t>
      </w:r>
      <w:r>
        <w:tab/>
      </w:r>
      <w:r>
        <w:t>Where an individual / family have not shown up as expected, and there is no known reason.</w:t>
      </w:r>
    </w:p>
    <w:p w:rsidR="009F474E" w:rsidP="00436FB3" w:rsidRDefault="009F474E" w14:paraId="36C579F0" w14:textId="6F2E8856">
      <w:pPr>
        <w:spacing w:after="0"/>
        <w:ind w:left="3600" w:hanging="3600"/>
      </w:pPr>
      <w:r>
        <w:t xml:space="preserve">IS 23 – </w:t>
      </w:r>
      <w:r w:rsidR="00436FB3">
        <w:t>U</w:t>
      </w:r>
      <w:r>
        <w:t>ncontactable</w:t>
      </w:r>
      <w:r>
        <w:tab/>
      </w:r>
      <w:r>
        <w:t xml:space="preserve">Where a local authority has tried to contact </w:t>
      </w:r>
      <w:r w:rsidR="00436FB3">
        <w:t>an applicant multiple times but has failed to reach them.</w:t>
      </w:r>
    </w:p>
    <w:p w:rsidR="00436FB3" w:rsidP="00436FB3" w:rsidRDefault="00FB75E1" w14:paraId="67E634A5" w14:textId="4ECD4BD8">
      <w:pPr>
        <w:spacing w:after="0"/>
        <w:ind w:left="3600" w:hanging="3600"/>
      </w:pPr>
      <w:r w:rsidR="00FB75E1">
        <w:rPr/>
        <w:t>IS99 – On Hold</w:t>
      </w:r>
      <w:r>
        <w:tab/>
      </w:r>
      <w:r w:rsidR="00FB75E1">
        <w:rPr/>
        <w:t>That travel and</w:t>
      </w:r>
      <w:r w:rsidR="00D726F0">
        <w:rPr/>
        <w:t>/</w:t>
      </w:r>
      <w:r w:rsidR="00FB75E1">
        <w:rPr/>
        <w:t xml:space="preserve"> or move to a host is on hold. This may be due to </w:t>
      </w:r>
      <w:r w:rsidR="001D6C84">
        <w:rPr/>
        <w:t xml:space="preserve">waiting for all families of a household to </w:t>
      </w:r>
      <w:r w:rsidR="00D726F0">
        <w:rPr/>
        <w:t>receive their visas prior to travel, for example.</w:t>
      </w:r>
    </w:p>
    <w:p w:rsidR="38A50D92" w:rsidP="71D018AC" w:rsidRDefault="38A50D92" w14:paraId="204F98F0" w14:textId="785A294D">
      <w:pPr>
        <w:pStyle w:val="Normal"/>
        <w:spacing w:after="0"/>
        <w:ind w:left="3600" w:hanging="3600"/>
        <w:rPr>
          <w:highlight w:val="yellow"/>
        </w:rPr>
      </w:pPr>
      <w:r w:rsidR="38A50D92">
        <w:rPr/>
        <w:t>I</w:t>
      </w:r>
      <w:r w:rsidRPr="71D018AC" w:rsidR="38A50D92">
        <w:rPr>
          <w:highlight w:val="yellow"/>
        </w:rPr>
        <w:t>S100 – Duplicate</w:t>
      </w:r>
      <w:r>
        <w:tab/>
      </w:r>
      <w:r w:rsidRPr="71D018AC" w:rsidR="38A50D92">
        <w:rPr>
          <w:highlight w:val="yellow"/>
        </w:rPr>
        <w:t xml:space="preserve">The applicant has more than one record on the Data </w:t>
      </w:r>
      <w:proofErr w:type="gramStart"/>
      <w:r w:rsidRPr="71D018AC" w:rsidR="38A50D92">
        <w:rPr>
          <w:highlight w:val="yellow"/>
        </w:rPr>
        <w:t>Platform</w:t>
      </w:r>
      <w:proofErr w:type="gramEnd"/>
      <w:r w:rsidRPr="71D018AC" w:rsidR="38A50D92">
        <w:rPr>
          <w:highlight w:val="yellow"/>
        </w:rPr>
        <w:t xml:space="preserve"> and this is a duplicate</w:t>
      </w:r>
      <w:r w:rsidRPr="71D018AC" w:rsidR="2B691820">
        <w:rPr>
          <w:highlight w:val="yellow"/>
        </w:rPr>
        <w:t>.</w:t>
      </w:r>
    </w:p>
    <w:p w:rsidR="00BC756F" w:rsidRDefault="00BC756F" w14:paraId="2B9D76FE" w14:textId="4C9248D5">
      <w:pPr>
        <w:spacing w:after="0"/>
        <w:rPr>
          <w:color w:val="666666"/>
          <w:sz w:val="18"/>
          <w:szCs w:val="18"/>
        </w:rPr>
      </w:pPr>
    </w:p>
    <w:p w:rsidR="003C2AE0" w:rsidRDefault="3AFE5C85" w14:paraId="625B9131" w14:textId="77777777">
      <w:pPr>
        <w:pStyle w:val="Heading2"/>
        <w:pageBreakBefore/>
      </w:pPr>
      <w:bookmarkStart w:name="_Toc808654211" w:id="533472661"/>
      <w:r w:rsidR="3AFE5C85">
        <w:rPr/>
        <w:t>Sponsor</w:t>
      </w:r>
      <w:bookmarkEnd w:id="533472661"/>
    </w:p>
    <w:p w:rsidR="003C2AE0" w:rsidRDefault="00C15C95" w14:paraId="625B9133" w14:textId="777B9C24">
      <w:r>
        <w:t>As sponsors</w:t>
      </w:r>
      <w:r w:rsidR="00DA1B90">
        <w:t>/hosts</w:t>
      </w:r>
      <w:r>
        <w:t xml:space="preserve"> are identified through the checks and updates to the data platform to ensure arrivals from Ukraine are safely guided to accommodation in Wales, through the Individual Sponsor Scheme.  </w:t>
      </w:r>
    </w:p>
    <w:p w:rsidR="003C2AE0" w:rsidRDefault="00C15C95" w14:paraId="625B9134" w14:textId="77777777">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3"/>
                    <a:srcRect/>
                    <a:stretch>
                      <a:fillRect/>
                    </a:stretch>
                  </pic:blipFill>
                  <pic:spPr>
                    <a:xfrm>
                      <a:off x="0" y="0"/>
                      <a:ext cx="7328278" cy="4019757"/>
                    </a:xfrm>
                    <a:prstGeom prst="rect">
                      <a:avLst/>
                    </a:prstGeom>
                    <a:ln/>
                  </pic:spPr>
                </pic:pic>
              </a:graphicData>
            </a:graphic>
          </wp:inline>
        </w:drawing>
      </w:r>
      <w:r>
        <w:t xml:space="preserve"> </w:t>
      </w:r>
    </w:p>
    <w:p w:rsidR="003C2AE0" w:rsidRDefault="00C15C95" w14:paraId="625B913B" w14:textId="77777777">
      <w:pPr>
        <w:spacing w:after="0" w:line="291" w:lineRule="auto"/>
      </w:pPr>
      <w:r>
        <w:t xml:space="preserve"> </w:t>
      </w:r>
    </w:p>
    <w:p w:rsidR="1E2424C5" w:rsidP="1E2424C5" w:rsidRDefault="1E2424C5" w14:paraId="063950A1" w14:textId="36915FB3">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rsidTr="1ACB620F" w14:paraId="60E5BA53" w14:textId="77777777">
        <w:trPr>
          <w:trHeight w:val="1470"/>
        </w:trPr>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30F5B571" w14:textId="60A0FE6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56AA75A4" w14:textId="7E858D2F">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277F4732" w14:textId="51D2AB59">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7637918D" w14:textId="4E985553">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469B35FB" w14:textId="0A07B5CA">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rsidTr="1ACB620F" w14:paraId="45AC72BE" w14:textId="77777777">
        <w:trPr>
          <w:trHeight w:val="1470"/>
        </w:trPr>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3AFBDEFA" w14:textId="6088ED58">
            <w:pPr>
              <w:spacing w:after="0" w:line="240" w:lineRule="auto"/>
              <w:rPr>
                <w:color w:val="000000" w:themeColor="text1"/>
              </w:rPr>
            </w:pPr>
            <w:r w:rsidRPr="1E2424C5">
              <w:rPr>
                <w:b/>
                <w:bCs/>
                <w:color w:val="000000" w:themeColor="text1"/>
              </w:rPr>
              <w:t>HST001</w:t>
            </w:r>
            <w:r w:rsidRPr="1E2424C5">
              <w:rPr>
                <w:color w:val="000000" w:themeColor="text1"/>
              </w:rPr>
              <w:t> </w:t>
            </w:r>
          </w:p>
          <w:p w:rsidR="1E2424C5" w:rsidP="1E2424C5" w:rsidRDefault="1E2424C5" w14:paraId="3F5660D9" w14:textId="3EB45DF3">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1DD6A611" w14:textId="08E2EB86">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7006D3E9" w14:textId="68216A99">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672D39E7" w14:textId="7BEA39BB">
            <w:pPr>
              <w:spacing w:after="0" w:line="240" w:lineRule="auto"/>
              <w:rPr>
                <w:color w:val="000000" w:themeColor="text1"/>
              </w:rPr>
            </w:pPr>
            <w:r w:rsidRPr="1E2424C5">
              <w:rPr>
                <w:color w:val="000000" w:themeColor="text1"/>
              </w:rPr>
              <w:t>Welsh Government data team </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64D13164" w14:paraId="26818AFB" w14:textId="603B3DB2">
            <w:pPr>
              <w:spacing w:after="0" w:line="240" w:lineRule="auto"/>
              <w:rPr>
                <w:color w:val="000000" w:themeColor="text1"/>
              </w:rPr>
            </w:pPr>
            <w:r w:rsidRPr="7E626AAD">
              <w:rPr>
                <w:color w:val="000000" w:themeColor="text1"/>
              </w:rPr>
              <w:t> </w:t>
            </w:r>
          </w:p>
        </w:tc>
      </w:tr>
      <w:tr w:rsidR="1E2424C5" w:rsidTr="1ACB620F" w14:paraId="5DD61BF1" w14:textId="77777777">
        <w:trPr>
          <w:trHeight w:val="1470"/>
        </w:trPr>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715CE817" w14:textId="464D81E0">
            <w:pPr>
              <w:spacing w:after="0" w:line="240" w:lineRule="auto"/>
              <w:rPr>
                <w:color w:val="000000" w:themeColor="text1"/>
              </w:rPr>
            </w:pPr>
            <w:r w:rsidRPr="1E2424C5">
              <w:rPr>
                <w:b/>
                <w:bCs/>
                <w:color w:val="000000" w:themeColor="text1"/>
              </w:rPr>
              <w:t>HST002</w:t>
            </w:r>
            <w:r w:rsidRPr="1E2424C5">
              <w:rPr>
                <w:color w:val="000000" w:themeColor="text1"/>
              </w:rPr>
              <w:t> </w:t>
            </w:r>
          </w:p>
          <w:p w:rsidR="1E2424C5" w:rsidP="1E2424C5" w:rsidRDefault="1E2424C5" w14:paraId="36552933" w14:textId="7F9A821C">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32FA8504" w14:textId="5515EB56">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rsidR="1E2424C5" w:rsidP="1E2424C5" w:rsidRDefault="1E2424C5" w14:paraId="0CBB9444" w14:textId="337D6CED">
            <w:pPr>
              <w:spacing w:after="0" w:line="240" w:lineRule="auto"/>
              <w:rPr>
                <w:color w:val="000000" w:themeColor="text1"/>
              </w:rPr>
            </w:pPr>
          </w:p>
          <w:p w:rsidR="1E2424C5" w:rsidP="1E2424C5" w:rsidRDefault="1E2424C5" w14:paraId="464F5E26" w14:textId="6B789CB0">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rsidR="1E2424C5" w:rsidP="1E2424C5" w:rsidRDefault="1E2424C5" w14:paraId="6486134F" w14:textId="4E33A611">
            <w:pPr>
              <w:spacing w:after="0" w:line="240" w:lineRule="auto"/>
              <w:rPr>
                <w:color w:val="000000" w:themeColor="text1"/>
              </w:rPr>
            </w:pPr>
          </w:p>
          <w:p w:rsidR="1E2424C5" w:rsidP="1E2424C5" w:rsidRDefault="1E2424C5" w14:paraId="6C0D220A" w14:textId="284804A4">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54E24A1C" w14:textId="0F282A7E">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rsidR="1E2424C5" w:rsidP="1E2424C5" w:rsidRDefault="1E2424C5" w14:paraId="25B52BB7" w14:textId="336C9D65">
            <w:pPr>
              <w:spacing w:after="0" w:line="240" w:lineRule="auto"/>
              <w:rPr>
                <w:color w:val="000000" w:themeColor="text1"/>
              </w:rPr>
            </w:pPr>
          </w:p>
          <w:p w:rsidR="1E2424C5" w:rsidP="1E2424C5" w:rsidRDefault="1E2424C5" w14:paraId="2C0A9BA3" w14:textId="051DD7DF">
            <w:pPr>
              <w:spacing w:after="0" w:line="240" w:lineRule="auto"/>
              <w:rPr>
                <w:color w:val="000000" w:themeColor="text1"/>
              </w:rPr>
            </w:pPr>
            <w:r w:rsidRPr="1E2424C5">
              <w:rPr>
                <w:color w:val="000000" w:themeColor="text1"/>
              </w:rPr>
              <w:t xml:space="preserve">(No sensitive or personal data should be captured in the system.) </w:t>
            </w:r>
          </w:p>
          <w:p w:rsidR="1E2424C5" w:rsidP="1E2424C5" w:rsidRDefault="1E2424C5" w14:paraId="5EA2BA89" w14:textId="2EC3206D">
            <w:pPr>
              <w:spacing w:after="0" w:line="240" w:lineRule="auto"/>
              <w:rPr>
                <w:color w:val="000000" w:themeColor="text1"/>
              </w:rPr>
            </w:pPr>
          </w:p>
          <w:p w:rsidR="1E2424C5" w:rsidP="1E2424C5" w:rsidRDefault="1E2424C5" w14:paraId="322221C6" w14:textId="13355D5F">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50F1BEE8" w14:textId="32D36D28">
            <w:pPr>
              <w:spacing w:after="0" w:line="240" w:lineRule="auto"/>
              <w:rPr>
                <w:color w:val="000000" w:themeColor="text1"/>
              </w:rPr>
            </w:pPr>
            <w:r w:rsidRPr="1E2424C5">
              <w:rPr>
                <w:color w:val="000000" w:themeColor="text1"/>
              </w:rPr>
              <w:t> Local authority</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RDefault="1E2424C5" w14:paraId="1309A656" w14:textId="761754C5">
            <w:pPr>
              <w:pStyle w:val="ListParagraph"/>
              <w:numPr>
                <w:ilvl w:val="0"/>
                <w:numId w:val="80"/>
              </w:numPr>
              <w:spacing w:after="0" w:line="240" w:lineRule="auto"/>
              <w:rPr>
                <w:color w:val="000000" w:themeColor="text1"/>
              </w:rPr>
            </w:pPr>
            <w:r w:rsidRPr="1E2424C5">
              <w:rPr>
                <w:color w:val="000000" w:themeColor="text1"/>
              </w:rPr>
              <w:t xml:space="preserve">To move from </w:t>
            </w:r>
            <w:r w:rsidRPr="61249F07" w:rsidR="64D13164">
              <w:rPr>
                <w:color w:val="000000" w:themeColor="text1"/>
              </w:rPr>
              <w:t>HST001</w:t>
            </w:r>
            <w:r w:rsidRPr="1E2424C5">
              <w:rPr>
                <w:color w:val="000000" w:themeColor="text1"/>
              </w:rPr>
              <w:t>-</w:t>
            </w:r>
            <w:r w:rsidRPr="662E8EC9" w:rsidR="64D13164">
              <w:rPr>
                <w:color w:val="000000" w:themeColor="text1"/>
              </w:rPr>
              <w:t>HST002</w:t>
            </w:r>
            <w:r w:rsidRPr="1E2424C5">
              <w:rPr>
                <w:color w:val="000000" w:themeColor="text1"/>
              </w:rPr>
              <w:t xml:space="preserve">: </w:t>
            </w:r>
          </w:p>
          <w:p w:rsidR="1E2424C5" w:rsidRDefault="1E2424C5" w14:paraId="48C5530E" w14:textId="10B73A44">
            <w:pPr>
              <w:pStyle w:val="ListParagraph"/>
              <w:numPr>
                <w:ilvl w:val="0"/>
                <w:numId w:val="80"/>
              </w:numPr>
              <w:spacing w:after="0" w:line="240" w:lineRule="auto"/>
              <w:rPr>
                <w:color w:val="000000" w:themeColor="text1"/>
              </w:rPr>
            </w:pPr>
            <w:r w:rsidRPr="1E2424C5">
              <w:rPr>
                <w:color w:val="000000" w:themeColor="text1"/>
              </w:rPr>
              <w:t>DBS check is passed.</w:t>
            </w:r>
          </w:p>
          <w:p w:rsidR="1E2424C5" w:rsidRDefault="1E2424C5" w14:paraId="09FFEDDB" w14:textId="1F078873">
            <w:pPr>
              <w:pStyle w:val="ListParagraph"/>
              <w:numPr>
                <w:ilvl w:val="0"/>
                <w:numId w:val="80"/>
              </w:numPr>
              <w:spacing w:after="0" w:line="240" w:lineRule="auto"/>
              <w:rPr>
                <w:color w:val="000000" w:themeColor="text1"/>
              </w:rPr>
            </w:pPr>
            <w:r w:rsidRPr="1E2424C5">
              <w:rPr>
                <w:color w:val="000000" w:themeColor="text1"/>
              </w:rPr>
              <w:t xml:space="preserve">Safeguarding checks have been completed </w:t>
            </w:r>
            <w:r w:rsidRPr="0A3DB654" w:rsidR="64D13164">
              <w:rPr>
                <w:color w:val="000000" w:themeColor="text1"/>
              </w:rPr>
              <w:t>and assessed</w:t>
            </w:r>
            <w:r w:rsidRPr="1E2424C5">
              <w:rPr>
                <w:color w:val="000000" w:themeColor="text1"/>
              </w:rPr>
              <w:t>.</w:t>
            </w:r>
          </w:p>
          <w:p w:rsidR="1E2424C5" w:rsidRDefault="1E2424C5" w14:paraId="3BDE7CA2" w14:textId="13DD73CA">
            <w:pPr>
              <w:pStyle w:val="ListParagraph"/>
              <w:numPr>
                <w:ilvl w:val="0"/>
                <w:numId w:val="80"/>
              </w:numPr>
              <w:spacing w:after="0" w:line="240" w:lineRule="auto"/>
              <w:rPr>
                <w:color w:val="000000" w:themeColor="text1"/>
              </w:rPr>
            </w:pPr>
            <w:r w:rsidRPr="1E2424C5">
              <w:rPr>
                <w:color w:val="000000" w:themeColor="text1"/>
              </w:rPr>
              <w:t>Housing inspection is passed.</w:t>
            </w:r>
          </w:p>
          <w:p w:rsidR="1E2424C5" w:rsidP="1E2424C5" w:rsidRDefault="1E2424C5" w14:paraId="42D079BE" w14:textId="14076E7E">
            <w:pPr>
              <w:spacing w:after="0" w:line="240" w:lineRule="auto"/>
              <w:ind w:left="720"/>
              <w:rPr>
                <w:color w:val="000000" w:themeColor="text1"/>
              </w:rPr>
            </w:pPr>
          </w:p>
          <w:p w:rsidR="1E2424C5" w:rsidP="41C04AD9" w:rsidRDefault="1E2424C5" w14:paraId="1AF35F8E" w14:textId="458E70D9">
            <w:pPr>
              <w:spacing w:after="0" w:line="240" w:lineRule="auto"/>
              <w:rPr>
                <w:color w:val="000000" w:themeColor="text1"/>
              </w:rPr>
            </w:pPr>
            <w:r w:rsidRPr="1E2424C5">
              <w:rPr>
                <w:color w:val="000000" w:themeColor="text1"/>
              </w:rPr>
              <w:t xml:space="preserve">If all checks are passed, update host/sponsor’s status to </w:t>
            </w:r>
            <w:r w:rsidRPr="6C51517A" w:rsidR="64D13164">
              <w:rPr>
                <w:color w:val="000000" w:themeColor="text1"/>
              </w:rPr>
              <w:t>HST002</w:t>
            </w:r>
            <w:r w:rsidRPr="4A63F5BD" w:rsidR="64D13164">
              <w:rPr>
                <w:color w:val="000000" w:themeColor="text1"/>
              </w:rPr>
              <w:t>.</w:t>
            </w:r>
            <w:r w:rsidRPr="41C04AD9" w:rsidR="64D13164">
              <w:rPr>
                <w:color w:val="000000" w:themeColor="text1"/>
              </w:rPr>
              <w:t xml:space="preserve"> </w:t>
            </w:r>
          </w:p>
          <w:p w:rsidR="1E2424C5" w:rsidP="1E2424C5" w:rsidRDefault="17C4AC6C" w14:paraId="5CA67D96" w14:textId="6332312D">
            <w:pPr>
              <w:spacing w:after="0" w:line="240" w:lineRule="auto"/>
              <w:rPr>
                <w:color w:val="000000" w:themeColor="text1"/>
              </w:rPr>
            </w:pPr>
            <w:r w:rsidRPr="17C4AC6C">
              <w:rPr>
                <w:color w:val="000000" w:themeColor="text1"/>
              </w:rPr>
              <w:t xml:space="preserve">Once their applicant arrives, they will change to </w:t>
            </w:r>
            <w:r w:rsidRPr="6B2742B9" w:rsidR="6B2742B9">
              <w:rPr>
                <w:color w:val="000000" w:themeColor="text1"/>
              </w:rPr>
              <w:t xml:space="preserve">HST003 </w:t>
            </w:r>
            <w:r w:rsidRPr="6B2742B9" w:rsidR="6B2742B9">
              <w:rPr>
                <w:color w:val="000000" w:themeColor="text1"/>
              </w:rPr>
              <w:lastRenderedPageBreak/>
              <w:t>(as they become active hosts).</w:t>
            </w:r>
          </w:p>
        </w:tc>
      </w:tr>
      <w:tr w:rsidR="1E2424C5" w:rsidTr="1ACB620F" w14:paraId="630D5BF7" w14:textId="77777777">
        <w:trPr>
          <w:trHeight w:val="1470"/>
        </w:trPr>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0FB2C0B2" w14:textId="1EA10D2C">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rsidR="1E2424C5" w:rsidP="1E2424C5" w:rsidRDefault="1E2424C5" w14:paraId="3A3EEFD8" w14:textId="7FC61929">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5E029365" w14:textId="68DDDD66">
            <w:pPr>
              <w:spacing w:after="0" w:line="240" w:lineRule="auto"/>
              <w:rPr>
                <w:color w:val="000000" w:themeColor="text1"/>
              </w:rPr>
            </w:pPr>
            <w:r w:rsidRPr="1E2424C5">
              <w:rPr>
                <w:color w:val="000000" w:themeColor="text1"/>
              </w:rPr>
              <w:t>The new arrival(s) moves into the Host/sponsor’s accommodation </w:t>
            </w:r>
          </w:p>
          <w:p w:rsidR="1E2424C5" w:rsidP="1E2424C5" w:rsidRDefault="1E2424C5" w14:paraId="4668AE5D" w14:textId="67D3EAB0">
            <w:pPr>
              <w:spacing w:after="0" w:line="240" w:lineRule="auto"/>
              <w:rPr>
                <w:color w:val="000000" w:themeColor="text1"/>
              </w:rPr>
            </w:pPr>
          </w:p>
          <w:p w:rsidR="1E2424C5" w:rsidP="1E2424C5" w:rsidRDefault="1E2424C5" w14:paraId="1AB8F8CB" w14:textId="687C5C68">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6B2742B9" w:rsidP="6B2742B9" w:rsidRDefault="47347457" w14:paraId="7EBC6952" w14:textId="2184289B">
            <w:pPr>
              <w:spacing w:after="0" w:line="240" w:lineRule="auto"/>
              <w:rPr>
                <w:color w:val="000000" w:themeColor="text1"/>
              </w:rPr>
            </w:pPr>
            <w:r w:rsidRPr="47347457">
              <w:rPr>
                <w:color w:val="000000" w:themeColor="text1"/>
              </w:rPr>
              <w:t>When new arrivals move in, update the status of the host to HST003.</w:t>
            </w:r>
          </w:p>
          <w:p w:rsidR="6B2742B9" w:rsidP="6B2742B9" w:rsidRDefault="6B2742B9" w14:paraId="0F0780C3" w14:textId="26313A03">
            <w:pPr>
              <w:spacing w:after="0" w:line="240" w:lineRule="auto"/>
              <w:rPr>
                <w:color w:val="000000" w:themeColor="text1"/>
              </w:rPr>
            </w:pPr>
          </w:p>
          <w:p w:rsidR="1E2424C5" w:rsidP="1E2424C5" w:rsidRDefault="1E2424C5" w14:paraId="74BA3C05" w14:textId="62270AE7">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rsidR="1E2424C5" w:rsidP="1E2424C5" w:rsidRDefault="1E2424C5" w14:paraId="3A50F1EF" w14:textId="424731F3">
            <w:pPr>
              <w:spacing w:after="0" w:line="240" w:lineRule="auto"/>
              <w:rPr>
                <w:color w:val="000000" w:themeColor="text1"/>
              </w:rPr>
            </w:pPr>
          </w:p>
          <w:p w:rsidR="1E2424C5" w:rsidP="1E2424C5" w:rsidRDefault="1E2424C5" w14:paraId="47E305B5" w14:textId="7F42935B">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rsidR="1E2424C5" w:rsidP="1E2424C5" w:rsidRDefault="1E2424C5" w14:paraId="43C32D29" w14:textId="67F5FF52">
            <w:pPr>
              <w:spacing w:after="0" w:line="240" w:lineRule="auto"/>
              <w:rPr>
                <w:color w:val="000000" w:themeColor="text1"/>
              </w:rPr>
            </w:pPr>
          </w:p>
          <w:p w:rsidR="1E2424C5" w:rsidP="1E2424C5" w:rsidRDefault="1E2424C5" w14:paraId="09C80B69" w14:textId="1729D23B">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rsidR="1E2424C5" w:rsidP="1E2424C5" w:rsidRDefault="1E2424C5" w14:paraId="26004188" w14:textId="121F947D">
            <w:pPr>
              <w:spacing w:after="0" w:line="240" w:lineRule="auto"/>
              <w:rPr>
                <w:color w:val="000000" w:themeColor="text1"/>
              </w:rPr>
            </w:pPr>
          </w:p>
        </w:tc>
        <w:tc>
          <w:tcPr>
            <w:tcW w:w="27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11CF0A81" w14:textId="7FC1ECAC">
            <w:pPr>
              <w:spacing w:after="0" w:line="240" w:lineRule="auto"/>
              <w:rPr>
                <w:color w:val="000000" w:themeColor="text1"/>
              </w:rPr>
            </w:pPr>
            <w:r w:rsidRPr="1E2424C5">
              <w:rPr>
                <w:color w:val="000000" w:themeColor="text1"/>
              </w:rPr>
              <w:t> Local authority</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5698681B" w14:textId="2FA06F76">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rsidTr="1ACB620F" w14:paraId="7247F799" w14:textId="77777777">
        <w:trPr>
          <w:trHeight w:val="1470"/>
        </w:trPr>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17AE4DCD" w14:textId="35767D86">
            <w:pPr>
              <w:spacing w:after="0" w:line="240" w:lineRule="auto"/>
              <w:rPr>
                <w:color w:val="000000" w:themeColor="text1"/>
              </w:rPr>
            </w:pPr>
            <w:r w:rsidRPr="1E2424C5">
              <w:rPr>
                <w:b/>
                <w:bCs/>
                <w:color w:val="000000" w:themeColor="text1"/>
              </w:rPr>
              <w:t>HST004</w:t>
            </w:r>
            <w:r w:rsidRPr="1E2424C5">
              <w:rPr>
                <w:color w:val="000000" w:themeColor="text1"/>
              </w:rPr>
              <w:t> </w:t>
            </w:r>
          </w:p>
          <w:p w:rsidR="1E2424C5" w:rsidP="1E2424C5" w:rsidRDefault="1E2424C5" w14:paraId="113AD65C" w14:textId="35D42FBE">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71B27F23" w14:textId="38F24449">
            <w:pPr>
              <w:spacing w:after="0" w:line="240" w:lineRule="auto"/>
              <w:rPr>
                <w:color w:val="000000" w:themeColor="text1"/>
              </w:rPr>
            </w:pPr>
            <w:r w:rsidRPr="1E2424C5">
              <w:rPr>
                <w:color w:val="000000" w:themeColor="text1"/>
              </w:rPr>
              <w:t xml:space="preserve">The </w:t>
            </w:r>
            <w:r w:rsidRPr="0DE911EF" w:rsidR="64D13164">
              <w:rPr>
                <w:color w:val="000000" w:themeColor="text1"/>
              </w:rPr>
              <w:t>host/</w:t>
            </w:r>
            <w:r w:rsidRPr="621A8D09" w:rsidR="64D13164">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609440AE" w14:textId="096E883B">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rsidR="1E2424C5" w:rsidP="1E2424C5" w:rsidRDefault="1E2424C5" w14:paraId="6DD96E64" w14:textId="21AC135F">
            <w:pPr>
              <w:spacing w:after="0" w:line="240" w:lineRule="auto"/>
              <w:rPr>
                <w:color w:val="000000" w:themeColor="text1"/>
              </w:rPr>
            </w:pPr>
          </w:p>
          <w:p w:rsidR="1E2424C5" w:rsidP="1E2424C5" w:rsidRDefault="1E2424C5" w14:paraId="304826EA" w14:textId="52929ECF">
            <w:pPr>
              <w:spacing w:after="0" w:line="240" w:lineRule="auto"/>
              <w:rPr>
                <w:color w:val="000000" w:themeColor="text1"/>
              </w:rPr>
            </w:pPr>
            <w:r w:rsidRPr="1E2424C5">
              <w:rPr>
                <w:color w:val="000000" w:themeColor="text1"/>
              </w:rPr>
              <w:t xml:space="preserve"> </w:t>
            </w:r>
          </w:p>
        </w:tc>
        <w:tc>
          <w:tcPr>
            <w:tcW w:w="27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38BD2325" w14:textId="64168BFD">
            <w:pPr>
              <w:spacing w:after="0" w:line="240" w:lineRule="auto"/>
              <w:rPr>
                <w:color w:val="000000" w:themeColor="text1"/>
              </w:rPr>
            </w:pPr>
            <w:r w:rsidRPr="1E2424C5">
              <w:rPr>
                <w:color w:val="000000" w:themeColor="text1"/>
              </w:rPr>
              <w:t> Local authority</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29A0FD7F" w14:textId="38825E77">
            <w:pPr>
              <w:spacing w:after="0" w:line="240" w:lineRule="auto"/>
              <w:rPr>
                <w:color w:val="000000" w:themeColor="text1"/>
              </w:rPr>
            </w:pPr>
            <w:r w:rsidRPr="1E2424C5">
              <w:rPr>
                <w:color w:val="000000" w:themeColor="text1"/>
              </w:rPr>
              <w:t> </w:t>
            </w:r>
          </w:p>
        </w:tc>
      </w:tr>
      <w:tr w:rsidR="1E2424C5" w:rsidTr="1ACB620F" w14:paraId="7C9539DB" w14:textId="77777777">
        <w:trPr>
          <w:trHeight w:val="1470"/>
        </w:trPr>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33210620" w14:textId="64646044">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rsidR="1E2424C5" w:rsidP="1E2424C5" w:rsidRDefault="1E2424C5" w14:paraId="3270C022" w14:textId="57B3C60A">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5F8D2571" w14:textId="35B2A536">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55AAEBFE" w14:paraId="3169DBBE" w14:textId="68C8928B">
            <w:pPr>
              <w:spacing w:after="0" w:line="240" w:lineRule="auto"/>
              <w:rPr>
                <w:color w:val="000000" w:themeColor="text1"/>
              </w:rPr>
            </w:pPr>
            <w:r w:rsidRPr="1ACB620F">
              <w:rPr>
                <w:color w:val="000000" w:themeColor="text1"/>
              </w:rPr>
              <w:t>U</w:t>
            </w:r>
            <w:r w:rsidRPr="1ACB620F" w:rsidR="2757F806">
              <w:rPr>
                <w:color w:val="000000" w:themeColor="text1"/>
              </w:rPr>
              <w:t xml:space="preserve">pdate the case notes </w:t>
            </w:r>
            <w:r w:rsidRPr="1ACB620F" w:rsidR="321DBB19">
              <w:rPr>
                <w:color w:val="000000" w:themeColor="text1"/>
              </w:rPr>
              <w:t xml:space="preserve">with </w:t>
            </w:r>
            <w:r w:rsidRPr="1ACB620F" w:rsidR="2757F806">
              <w:rPr>
                <w:color w:val="000000" w:themeColor="text1"/>
              </w:rPr>
              <w:t xml:space="preserve">when checks were commenced to capture that the checks were not completed/passed. </w:t>
            </w:r>
          </w:p>
          <w:p w:rsidR="1E2424C5" w:rsidP="1E2424C5" w:rsidRDefault="1E2424C5" w14:paraId="2395F3F9" w14:textId="67998EC6">
            <w:pPr>
              <w:spacing w:after="0" w:line="240" w:lineRule="auto"/>
              <w:rPr>
                <w:color w:val="000000" w:themeColor="text1"/>
              </w:rPr>
            </w:pPr>
          </w:p>
          <w:p w:rsidR="1E2424C5" w:rsidP="1E2424C5" w:rsidRDefault="1E2424C5" w14:paraId="2893108E" w14:textId="407F3B2E">
            <w:pPr>
              <w:spacing w:after="0" w:line="240" w:lineRule="auto"/>
              <w:rPr>
                <w:color w:val="000000" w:themeColor="text1"/>
              </w:rPr>
            </w:pPr>
            <w:r w:rsidRPr="1E2424C5">
              <w:rPr>
                <w:color w:val="000000" w:themeColor="text1"/>
              </w:rPr>
              <w:t>Notify external systems (JIRA) of withdrawal of offer to prevent applicant from travelling.</w:t>
            </w:r>
          </w:p>
          <w:p w:rsidR="1E2424C5" w:rsidP="1E2424C5" w:rsidRDefault="1E2424C5" w14:paraId="64191E9F" w14:textId="50EEEC29">
            <w:pPr>
              <w:spacing w:after="0" w:line="240" w:lineRule="auto"/>
              <w:rPr>
                <w:color w:val="000000" w:themeColor="text1"/>
              </w:rPr>
            </w:pPr>
          </w:p>
          <w:p w:rsidR="1E2424C5" w:rsidP="1E2424C5" w:rsidRDefault="1E2424C5" w14:paraId="73EB2079" w14:textId="5AEBCF94">
            <w:pPr>
              <w:spacing w:after="0" w:line="240" w:lineRule="auto"/>
              <w:rPr>
                <w:color w:val="000000" w:themeColor="text1"/>
              </w:rPr>
            </w:pPr>
            <w:r w:rsidRPr="1E2424C5">
              <w:rPr>
                <w:color w:val="000000" w:themeColor="text1"/>
              </w:rPr>
              <w:t>If the new arrival is already here, undertake rematching process to find a new host.</w:t>
            </w:r>
          </w:p>
          <w:p w:rsidR="1E2424C5" w:rsidP="1E2424C5" w:rsidRDefault="1E2424C5" w14:paraId="0FCA3E4D" w14:textId="7B85EDD7">
            <w:pPr>
              <w:spacing w:after="0" w:line="240" w:lineRule="auto"/>
              <w:rPr>
                <w:color w:val="000000" w:themeColor="text1"/>
              </w:rPr>
            </w:pPr>
          </w:p>
          <w:p w:rsidR="1E2424C5" w:rsidP="1E2424C5" w:rsidRDefault="1E2424C5" w14:paraId="545B2D74" w14:textId="4EBB07F4">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74F6A8D4" w14:textId="75BB5143">
            <w:pPr>
              <w:spacing w:after="0" w:line="240" w:lineRule="auto"/>
              <w:rPr>
                <w:color w:val="000000" w:themeColor="text1"/>
              </w:rPr>
            </w:pPr>
            <w:r w:rsidRPr="1E2424C5">
              <w:rPr>
                <w:color w:val="000000" w:themeColor="text1"/>
              </w:rPr>
              <w:t> Local authority</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E2424C5" w:rsidP="1E2424C5" w:rsidRDefault="1E2424C5" w14:paraId="5F863F67" w14:textId="3D1165DB">
            <w:pPr>
              <w:spacing w:after="0" w:line="240" w:lineRule="auto"/>
              <w:rPr>
                <w:color w:val="000000" w:themeColor="text1"/>
              </w:rPr>
            </w:pPr>
            <w:r w:rsidRPr="1E2424C5">
              <w:rPr>
                <w:color w:val="000000" w:themeColor="text1"/>
              </w:rPr>
              <w:t> </w:t>
            </w:r>
          </w:p>
        </w:tc>
      </w:tr>
    </w:tbl>
    <w:p w:rsidR="1E2424C5" w:rsidP="1E2424C5" w:rsidRDefault="1E2424C5" w14:paraId="01FC678D" w14:textId="14360DD0">
      <w:pPr>
        <w:spacing w:after="0" w:line="291" w:lineRule="auto"/>
      </w:pPr>
    </w:p>
    <w:p w:rsidR="6940F363" w:rsidP="6940F363" w:rsidRDefault="6940F363" w14:paraId="399CA174" w14:textId="55D8969B">
      <w:pPr>
        <w:pStyle w:val="Normal"/>
        <w:rPr>
          <w:rStyle w:val="Heading1Char"/>
          <w:highlight w:val="yellow"/>
        </w:rPr>
      </w:pPr>
      <w:r>
        <w:br w:type="page"/>
      </w:r>
      <w:r w:rsidRPr="6940F363" w:rsidR="64D1C234">
        <w:rPr>
          <w:rStyle w:val="Heading1Char"/>
          <w:highlight w:val="yellow"/>
        </w:rPr>
        <w:t>Annex 2 – Status Reasons and explanations</w:t>
      </w:r>
    </w:p>
    <w:p w:rsidR="64D1C234" w:rsidP="6940F363" w:rsidRDefault="64D1C234" w14:paraId="4101A30B" w14:textId="52BEA9AC">
      <w:pPr>
        <w:pStyle w:val="Normal"/>
        <w:rPr>
          <w:highlight w:val="yellow"/>
        </w:rPr>
      </w:pPr>
      <w:r w:rsidRPr="6940F363" w:rsidR="64D1C234">
        <w:rPr>
          <w:highlight w:val="yellow"/>
        </w:rPr>
        <w:t>Whilst journey status reasons are not mandatory fields, it does help to provide additional ‘at a glance’ context for colleagues accessing the record. Here is a list of the IS and SS journey status reasons and a brief explanation.</w:t>
      </w:r>
    </w:p>
    <w:p w:rsidR="64D1C234" w:rsidP="6940F363" w:rsidRDefault="64D1C234" w14:paraId="212F1848" w14:textId="79F5D467">
      <w:pPr>
        <w:pStyle w:val="Normal"/>
        <w:rPr>
          <w:highlight w:val="yellow"/>
        </w:rPr>
      </w:pPr>
      <w:r w:rsidRPr="6940F363" w:rsidR="64D1C234">
        <w:rPr>
          <w:highlight w:val="yellow"/>
        </w:rPr>
        <w:t xml:space="preserve">User of the system will need to make a judgement on a </w:t>
      </w:r>
      <w:r w:rsidRPr="6940F363" w:rsidR="64D1C234">
        <w:rPr>
          <w:highlight w:val="yellow"/>
        </w:rPr>
        <w:t>case-by-case</w:t>
      </w:r>
      <w:r w:rsidRPr="6940F363" w:rsidR="64D1C234">
        <w:rPr>
          <w:highlight w:val="yellow"/>
        </w:rPr>
        <w:t xml:space="preserve"> basis as to which is applicable for a particular record at a point in time.</w:t>
      </w:r>
    </w:p>
    <w:tbl>
      <w:tblPr>
        <w:tblStyle w:val="TableGrid"/>
        <w:tblW w:w="0" w:type="auto"/>
        <w:tblLayout w:type="fixed"/>
        <w:tblLook w:val="06A0" w:firstRow="1" w:lastRow="0" w:firstColumn="1" w:lastColumn="0" w:noHBand="1" w:noVBand="1"/>
      </w:tblPr>
      <w:tblGrid>
        <w:gridCol w:w="6975"/>
        <w:gridCol w:w="6975"/>
      </w:tblGrid>
      <w:tr w:rsidR="6940F363" w:rsidTr="6940F363" w14:paraId="74CBD2E7">
        <w:tc>
          <w:tcPr>
            <w:tcW w:w="6975" w:type="dxa"/>
            <w:tcMar/>
          </w:tcPr>
          <w:p w:rsidR="6F90D702" w:rsidP="6940F363" w:rsidRDefault="6F90D702" w14:paraId="16324327" w14:textId="0895A917">
            <w:pPr>
              <w:pStyle w:val="Normal"/>
              <w:rPr>
                <w:b w:val="1"/>
                <w:bCs w:val="1"/>
                <w:highlight w:val="yellow"/>
              </w:rPr>
            </w:pPr>
            <w:r w:rsidRPr="6940F363" w:rsidR="6F90D702">
              <w:rPr>
                <w:b w:val="1"/>
                <w:bCs w:val="1"/>
                <w:highlight w:val="yellow"/>
              </w:rPr>
              <w:t>Journey Status</w:t>
            </w:r>
            <w:r w:rsidRPr="6940F363" w:rsidR="6F90D702">
              <w:rPr>
                <w:b w:val="1"/>
                <w:bCs w:val="1"/>
              </w:rPr>
              <w:t xml:space="preserve"> </w:t>
            </w:r>
          </w:p>
        </w:tc>
        <w:tc>
          <w:tcPr>
            <w:tcW w:w="6975" w:type="dxa"/>
            <w:tcMar/>
          </w:tcPr>
          <w:p w:rsidR="6F90D702" w:rsidP="6940F363" w:rsidRDefault="6F90D702" w14:paraId="0FBA3C6B" w14:textId="7B268D4D">
            <w:pPr>
              <w:pStyle w:val="Normal"/>
              <w:rPr>
                <w:b w:val="1"/>
                <w:bCs w:val="1"/>
                <w:highlight w:val="yellow"/>
              </w:rPr>
            </w:pPr>
            <w:r w:rsidRPr="6940F363" w:rsidR="6F90D702">
              <w:rPr>
                <w:b w:val="1"/>
                <w:bCs w:val="1"/>
                <w:highlight w:val="yellow"/>
              </w:rPr>
              <w:t>Explanation</w:t>
            </w:r>
          </w:p>
        </w:tc>
      </w:tr>
      <w:tr w:rsidR="6940F363" w:rsidTr="6940F363" w14:paraId="3CD1C000">
        <w:tc>
          <w:tcPr>
            <w:tcW w:w="6975" w:type="dxa"/>
            <w:tcMar/>
          </w:tcPr>
          <w:p w:rsidR="6F90D702" w:rsidP="6940F363" w:rsidRDefault="6F90D702" w14:paraId="41F59689" w14:textId="0282DE2A">
            <w:pPr>
              <w:pStyle w:val="Normal"/>
              <w:rPr>
                <w:highlight w:val="yellow"/>
              </w:rPr>
            </w:pPr>
            <w:r w:rsidRPr="6940F363" w:rsidR="6F90D702">
              <w:rPr>
                <w:highlight w:val="yellow"/>
              </w:rPr>
              <w:t>Active</w:t>
            </w:r>
          </w:p>
        </w:tc>
        <w:tc>
          <w:tcPr>
            <w:tcW w:w="6975" w:type="dxa"/>
            <w:tcMar/>
          </w:tcPr>
          <w:p w:rsidR="6F90D702" w:rsidP="6940F363" w:rsidRDefault="6F90D702" w14:paraId="6A3B5D2E" w14:textId="0FCA2ACE">
            <w:pPr>
              <w:pStyle w:val="Normal"/>
              <w:rPr>
                <w:highlight w:val="yellow"/>
              </w:rPr>
            </w:pPr>
            <w:r w:rsidRPr="6940F363" w:rsidR="6F90D702">
              <w:rPr>
                <w:highlight w:val="yellow"/>
              </w:rPr>
              <w:t>The case is active and progressing as expected</w:t>
            </w:r>
            <w:r w:rsidRPr="6940F363" w:rsidR="1C1DD65F">
              <w:rPr>
                <w:highlight w:val="yellow"/>
              </w:rPr>
              <w:t>.</w:t>
            </w:r>
          </w:p>
        </w:tc>
      </w:tr>
      <w:tr w:rsidR="6940F363" w:rsidTr="6940F363" w14:paraId="33F182F8">
        <w:tc>
          <w:tcPr>
            <w:tcW w:w="6975" w:type="dxa"/>
            <w:tcMar/>
          </w:tcPr>
          <w:p w:rsidR="6F90D702" w:rsidP="6940F363" w:rsidRDefault="6F90D702" w14:paraId="272AC71A" w14:textId="7BE19110">
            <w:pPr>
              <w:pStyle w:val="Normal"/>
              <w:rPr>
                <w:highlight w:val="yellow"/>
              </w:rPr>
            </w:pPr>
            <w:r w:rsidRPr="6940F363" w:rsidR="6F90D702">
              <w:rPr>
                <w:highlight w:val="yellow"/>
              </w:rPr>
              <w:t>Case Completed</w:t>
            </w:r>
          </w:p>
        </w:tc>
        <w:tc>
          <w:tcPr>
            <w:tcW w:w="6975" w:type="dxa"/>
            <w:tcMar/>
          </w:tcPr>
          <w:p w:rsidR="6F90D702" w:rsidP="6940F363" w:rsidRDefault="6F90D702" w14:paraId="0287F0A0" w14:textId="707E8C2B">
            <w:pPr>
              <w:pStyle w:val="Normal"/>
              <w:rPr>
                <w:highlight w:val="yellow"/>
              </w:rPr>
            </w:pPr>
            <w:r w:rsidRPr="6940F363" w:rsidR="6F90D702">
              <w:rPr>
                <w:highlight w:val="yellow"/>
              </w:rPr>
              <w:t>The individual has either moved out of a welcome centre and into hosted accommodation (if on Super S</w:t>
            </w:r>
            <w:r w:rsidRPr="6940F363" w:rsidR="734677C2">
              <w:rPr>
                <w:highlight w:val="yellow"/>
              </w:rPr>
              <w:t>p</w:t>
            </w:r>
            <w:r w:rsidRPr="6940F363" w:rsidR="6F90D702">
              <w:rPr>
                <w:highlight w:val="yellow"/>
              </w:rPr>
              <w:t>onsor Scheme)</w:t>
            </w:r>
            <w:r w:rsidRPr="6940F363" w:rsidR="758EB4EA">
              <w:rPr>
                <w:highlight w:val="yellow"/>
              </w:rPr>
              <w:t xml:space="preserve"> or have moved out to more permanent accommodation (if on individual sponsor route)</w:t>
            </w:r>
            <w:r w:rsidRPr="6940F363" w:rsidR="22F3356D">
              <w:rPr>
                <w:highlight w:val="yellow"/>
              </w:rPr>
              <w:t>.</w:t>
            </w:r>
          </w:p>
        </w:tc>
      </w:tr>
      <w:tr w:rsidR="6940F363" w:rsidTr="6940F363" w14:paraId="7C9E28E7">
        <w:tc>
          <w:tcPr>
            <w:tcW w:w="6975" w:type="dxa"/>
            <w:tcMar/>
          </w:tcPr>
          <w:p w:rsidR="6F90D702" w:rsidP="6940F363" w:rsidRDefault="6F90D702" w14:paraId="2B453A1E" w14:textId="15712831">
            <w:pPr>
              <w:pStyle w:val="Normal"/>
              <w:rPr>
                <w:highlight w:val="yellow"/>
              </w:rPr>
            </w:pPr>
            <w:r w:rsidRPr="6940F363" w:rsidR="6F90D702">
              <w:rPr>
                <w:highlight w:val="yellow"/>
              </w:rPr>
              <w:t>Confirmation Call Required</w:t>
            </w:r>
          </w:p>
        </w:tc>
        <w:tc>
          <w:tcPr>
            <w:tcW w:w="6975" w:type="dxa"/>
            <w:tcMar/>
          </w:tcPr>
          <w:p w:rsidR="3E0C3C0B" w:rsidP="6940F363" w:rsidRDefault="3E0C3C0B" w14:paraId="26B1D01F" w14:textId="173172B0">
            <w:pPr>
              <w:pStyle w:val="Normal"/>
              <w:rPr>
                <w:highlight w:val="yellow"/>
              </w:rPr>
            </w:pPr>
            <w:r w:rsidRPr="6940F363" w:rsidR="3E0C3C0B">
              <w:rPr>
                <w:highlight w:val="yellow"/>
              </w:rPr>
              <w:t xml:space="preserve">A call is required to confirm </w:t>
            </w:r>
            <w:r w:rsidRPr="6940F363" w:rsidR="2AEDE257">
              <w:rPr>
                <w:highlight w:val="yellow"/>
              </w:rPr>
              <w:t>travel a</w:t>
            </w:r>
            <w:r w:rsidRPr="6940F363" w:rsidR="3E0C3C0B">
              <w:rPr>
                <w:highlight w:val="yellow"/>
              </w:rPr>
              <w:t>rrangements</w:t>
            </w:r>
          </w:p>
        </w:tc>
      </w:tr>
      <w:tr w:rsidR="6940F363" w:rsidTr="6940F363" w14:paraId="5B4C3F28">
        <w:tc>
          <w:tcPr>
            <w:tcW w:w="6975" w:type="dxa"/>
            <w:tcMar/>
          </w:tcPr>
          <w:p w:rsidR="6F90D702" w:rsidP="6940F363" w:rsidRDefault="6F90D702" w14:paraId="74B8DBF2" w14:textId="0BE9288A">
            <w:pPr>
              <w:pStyle w:val="Normal"/>
              <w:rPr>
                <w:highlight w:val="yellow"/>
              </w:rPr>
            </w:pPr>
            <w:r w:rsidRPr="6940F363" w:rsidR="6F90D702">
              <w:rPr>
                <w:highlight w:val="yellow"/>
              </w:rPr>
              <w:t>Family Visas Pending</w:t>
            </w:r>
          </w:p>
        </w:tc>
        <w:tc>
          <w:tcPr>
            <w:tcW w:w="6975" w:type="dxa"/>
            <w:tcMar/>
          </w:tcPr>
          <w:p w:rsidR="30F86228" w:rsidP="6940F363" w:rsidRDefault="30F86228" w14:paraId="150FBD8E" w14:textId="129E697B">
            <w:pPr>
              <w:pStyle w:val="Normal"/>
              <w:rPr>
                <w:highlight w:val="yellow"/>
              </w:rPr>
            </w:pPr>
            <w:r w:rsidRPr="6940F363" w:rsidR="30F86228">
              <w:rPr>
                <w:highlight w:val="yellow"/>
              </w:rPr>
              <w:t>Individual is awaiting visas for other family members who are travelling as part of the household.</w:t>
            </w:r>
            <w:r w:rsidR="30F86228">
              <w:rPr/>
              <w:t xml:space="preserve">  </w:t>
            </w:r>
          </w:p>
        </w:tc>
      </w:tr>
      <w:tr w:rsidR="6940F363" w:rsidTr="6940F363" w14:paraId="5E44D0F3">
        <w:tc>
          <w:tcPr>
            <w:tcW w:w="6975" w:type="dxa"/>
            <w:tcMar/>
          </w:tcPr>
          <w:p w:rsidR="6F90D702" w:rsidP="6940F363" w:rsidRDefault="6F90D702" w14:paraId="1B0881F6" w14:textId="76EC511A">
            <w:pPr>
              <w:pStyle w:val="Normal"/>
              <w:rPr>
                <w:highlight w:val="yellow"/>
              </w:rPr>
            </w:pPr>
            <w:r w:rsidRPr="6940F363" w:rsidR="6F90D702">
              <w:rPr>
                <w:highlight w:val="yellow"/>
              </w:rPr>
              <w:t>Move to another Visa Scheme</w:t>
            </w:r>
          </w:p>
        </w:tc>
        <w:tc>
          <w:tcPr>
            <w:tcW w:w="6975" w:type="dxa"/>
            <w:tcMar/>
          </w:tcPr>
          <w:p w:rsidR="05030E01" w:rsidP="6940F363" w:rsidRDefault="05030E01" w14:paraId="7D809CE7" w14:textId="78C02161">
            <w:pPr>
              <w:pStyle w:val="Normal"/>
              <w:rPr>
                <w:highlight w:val="yellow"/>
              </w:rPr>
            </w:pPr>
            <w:r w:rsidRPr="6940F363" w:rsidR="05030E01">
              <w:rPr>
                <w:highlight w:val="yellow"/>
              </w:rPr>
              <w:t xml:space="preserve">Individual has applied and been issued </w:t>
            </w:r>
            <w:r w:rsidRPr="6940F363" w:rsidR="554F1FF8">
              <w:rPr>
                <w:highlight w:val="yellow"/>
              </w:rPr>
              <w:t>visas</w:t>
            </w:r>
            <w:r w:rsidRPr="6940F363" w:rsidR="05030E01">
              <w:rPr>
                <w:highlight w:val="yellow"/>
              </w:rPr>
              <w:t xml:space="preserve"> under multiple schemes and has switched the one they wish to travel under.</w:t>
            </w:r>
          </w:p>
        </w:tc>
      </w:tr>
      <w:tr w:rsidR="6940F363" w:rsidTr="6940F363" w14:paraId="3F6DC86E">
        <w:tc>
          <w:tcPr>
            <w:tcW w:w="6975" w:type="dxa"/>
            <w:tcMar/>
          </w:tcPr>
          <w:p w:rsidR="6F90D702" w:rsidP="6940F363" w:rsidRDefault="6F90D702" w14:paraId="233FEF09" w14:textId="4A1F271B">
            <w:pPr>
              <w:pStyle w:val="Normal"/>
              <w:rPr>
                <w:highlight w:val="yellow"/>
              </w:rPr>
            </w:pPr>
            <w:r w:rsidRPr="6940F363" w:rsidR="6F90D702">
              <w:rPr>
                <w:highlight w:val="yellow"/>
              </w:rPr>
              <w:t>Not Travelling</w:t>
            </w:r>
          </w:p>
        </w:tc>
        <w:tc>
          <w:tcPr>
            <w:tcW w:w="6975" w:type="dxa"/>
            <w:tcMar/>
          </w:tcPr>
          <w:p w:rsidR="29331FE6" w:rsidP="6940F363" w:rsidRDefault="29331FE6" w14:paraId="0EB9B4BC" w14:textId="53DD420E">
            <w:pPr>
              <w:pStyle w:val="Normal"/>
              <w:rPr>
                <w:highlight w:val="yellow"/>
              </w:rPr>
            </w:pPr>
            <w:r w:rsidRPr="6940F363" w:rsidR="29331FE6">
              <w:rPr>
                <w:highlight w:val="yellow"/>
              </w:rPr>
              <w:t xml:space="preserve">Individual </w:t>
            </w:r>
            <w:r w:rsidRPr="6940F363" w:rsidR="7E95E7CB">
              <w:rPr>
                <w:highlight w:val="yellow"/>
              </w:rPr>
              <w:t>has chosen not to travel.</w:t>
            </w:r>
          </w:p>
        </w:tc>
      </w:tr>
      <w:tr w:rsidR="6940F363" w:rsidTr="6940F363" w14:paraId="5720FA10">
        <w:tc>
          <w:tcPr>
            <w:tcW w:w="6975" w:type="dxa"/>
            <w:tcMar/>
          </w:tcPr>
          <w:p w:rsidR="1115B3FE" w:rsidP="6940F363" w:rsidRDefault="1115B3FE" w14:paraId="5D218540" w14:textId="248F0766">
            <w:pPr>
              <w:pStyle w:val="Normal"/>
              <w:rPr>
                <w:highlight w:val="yellow"/>
              </w:rPr>
            </w:pPr>
            <w:r w:rsidRPr="6940F363" w:rsidR="1115B3FE">
              <w:rPr>
                <w:highlight w:val="yellow"/>
              </w:rPr>
              <w:t xml:space="preserve">Other Call Back </w:t>
            </w:r>
            <w:r w:rsidRPr="6940F363" w:rsidR="1115B3FE">
              <w:rPr>
                <w:highlight w:val="yellow"/>
              </w:rPr>
              <w:t>Required</w:t>
            </w:r>
          </w:p>
        </w:tc>
        <w:tc>
          <w:tcPr>
            <w:tcW w:w="6975" w:type="dxa"/>
            <w:tcMar/>
          </w:tcPr>
          <w:p w:rsidR="769D85B0" w:rsidP="6940F363" w:rsidRDefault="769D85B0" w14:paraId="1FEFBB32" w14:textId="517712D1">
            <w:pPr>
              <w:pStyle w:val="Normal"/>
              <w:rPr>
                <w:highlight w:val="yellow"/>
              </w:rPr>
            </w:pPr>
            <w:r w:rsidRPr="6940F363" w:rsidR="769D85B0">
              <w:rPr>
                <w:highlight w:val="yellow"/>
              </w:rPr>
              <w:t>A call back is required to discuss something relating to their journey or their stay.</w:t>
            </w:r>
          </w:p>
        </w:tc>
      </w:tr>
      <w:tr w:rsidR="6940F363" w:rsidTr="6940F363" w14:paraId="7A1796B7">
        <w:tc>
          <w:tcPr>
            <w:tcW w:w="6975" w:type="dxa"/>
            <w:tcMar/>
          </w:tcPr>
          <w:p w:rsidR="6F90D702" w:rsidP="6940F363" w:rsidRDefault="6F90D702" w14:paraId="09F6DD8D" w14:textId="35D6758D">
            <w:pPr>
              <w:pStyle w:val="Normal"/>
              <w:rPr>
                <w:highlight w:val="yellow"/>
              </w:rPr>
            </w:pPr>
            <w:r w:rsidRPr="6940F363" w:rsidR="6F90D702">
              <w:rPr>
                <w:highlight w:val="yellow"/>
              </w:rPr>
              <w:t>Pet Service Pending</w:t>
            </w:r>
          </w:p>
        </w:tc>
        <w:tc>
          <w:tcPr>
            <w:tcW w:w="6975" w:type="dxa"/>
            <w:tcMar/>
          </w:tcPr>
          <w:p w:rsidR="772AF6BC" w:rsidP="6940F363" w:rsidRDefault="772AF6BC" w14:paraId="71A37594" w14:textId="1A541829">
            <w:pPr>
              <w:pStyle w:val="Normal"/>
              <w:rPr>
                <w:highlight w:val="yellow"/>
              </w:rPr>
            </w:pPr>
            <w:r w:rsidRPr="6940F363" w:rsidR="772AF6BC">
              <w:rPr>
                <w:highlight w:val="yellow"/>
              </w:rPr>
              <w:t>Awaiting confirmation that Pet transportation and quarantine housing has been arranged</w:t>
            </w:r>
            <w:r w:rsidRPr="6940F363" w:rsidR="070F235A">
              <w:rPr>
                <w:highlight w:val="yellow"/>
              </w:rPr>
              <w:t xml:space="preserve"> in the UK.</w:t>
            </w:r>
          </w:p>
        </w:tc>
      </w:tr>
      <w:tr w:rsidR="6940F363" w:rsidTr="6940F363" w14:paraId="05E17D64">
        <w:tc>
          <w:tcPr>
            <w:tcW w:w="6975" w:type="dxa"/>
            <w:tcMar/>
          </w:tcPr>
          <w:p w:rsidR="6F90D702" w:rsidP="6940F363" w:rsidRDefault="6F90D702" w14:paraId="62D1DBCD" w14:textId="521AF733">
            <w:pPr>
              <w:pStyle w:val="Normal"/>
              <w:rPr>
                <w:highlight w:val="yellow"/>
              </w:rPr>
            </w:pPr>
            <w:r w:rsidRPr="6940F363" w:rsidR="6F90D702">
              <w:rPr>
                <w:highlight w:val="yellow"/>
              </w:rPr>
              <w:t>Travel Date Pending</w:t>
            </w:r>
          </w:p>
        </w:tc>
        <w:tc>
          <w:tcPr>
            <w:tcW w:w="6975" w:type="dxa"/>
            <w:tcMar/>
          </w:tcPr>
          <w:p w:rsidR="2C10016E" w:rsidP="6940F363" w:rsidRDefault="2C10016E" w14:paraId="7ACDAA5D" w14:textId="3A694998">
            <w:pPr>
              <w:pStyle w:val="Normal"/>
              <w:rPr>
                <w:highlight w:val="yellow"/>
              </w:rPr>
            </w:pPr>
            <w:r w:rsidRPr="6940F363" w:rsidR="2C10016E">
              <w:rPr>
                <w:highlight w:val="yellow"/>
              </w:rPr>
              <w:t>Awaiting travel details.</w:t>
            </w:r>
          </w:p>
        </w:tc>
      </w:tr>
      <w:tr w:rsidR="6940F363" w:rsidTr="6940F363" w14:paraId="7056C860">
        <w:tc>
          <w:tcPr>
            <w:tcW w:w="6975" w:type="dxa"/>
            <w:tcMar/>
          </w:tcPr>
          <w:p w:rsidR="6F90D702" w:rsidP="6940F363" w:rsidRDefault="6F90D702" w14:paraId="0332D989" w14:textId="0C931185">
            <w:pPr>
              <w:pStyle w:val="Normal"/>
              <w:rPr>
                <w:highlight w:val="yellow"/>
              </w:rPr>
            </w:pPr>
            <w:r w:rsidRPr="6940F363" w:rsidR="6F90D702">
              <w:rPr>
                <w:highlight w:val="yellow"/>
              </w:rPr>
              <w:t>Uncontactable</w:t>
            </w:r>
          </w:p>
        </w:tc>
        <w:tc>
          <w:tcPr>
            <w:tcW w:w="6975" w:type="dxa"/>
            <w:tcMar/>
          </w:tcPr>
          <w:p w:rsidR="1F8640E4" w:rsidP="6940F363" w:rsidRDefault="1F8640E4" w14:paraId="37A114E4" w14:textId="74531501">
            <w:pPr>
              <w:pStyle w:val="Normal"/>
              <w:rPr>
                <w:highlight w:val="yellow"/>
              </w:rPr>
            </w:pPr>
            <w:r w:rsidRPr="6940F363" w:rsidR="1F8640E4">
              <w:rPr>
                <w:highlight w:val="yellow"/>
              </w:rPr>
              <w:t xml:space="preserve">Multiple attempts to contact an individual </w:t>
            </w:r>
            <w:r w:rsidRPr="6940F363" w:rsidR="1F8640E4">
              <w:rPr>
                <w:highlight w:val="yellow"/>
              </w:rPr>
              <w:t>(or</w:t>
            </w:r>
            <w:r w:rsidRPr="6940F363" w:rsidR="1F8640E4">
              <w:rPr>
                <w:highlight w:val="yellow"/>
              </w:rPr>
              <w:t xml:space="preserve"> lead contact if a child) have been unsuccessful.</w:t>
            </w:r>
          </w:p>
        </w:tc>
      </w:tr>
      <w:tr w:rsidR="6940F363" w:rsidTr="6940F363" w14:paraId="192808C3">
        <w:tc>
          <w:tcPr>
            <w:tcW w:w="6975" w:type="dxa"/>
            <w:tcMar/>
          </w:tcPr>
          <w:p w:rsidR="6F90D702" w:rsidP="6940F363" w:rsidRDefault="6F90D702" w14:paraId="180177D0" w14:textId="5582A4C5">
            <w:pPr>
              <w:pStyle w:val="Normal"/>
              <w:rPr>
                <w:highlight w:val="yellow"/>
              </w:rPr>
            </w:pPr>
            <w:r w:rsidRPr="6940F363" w:rsidR="6F90D702">
              <w:rPr>
                <w:highlight w:val="yellow"/>
              </w:rPr>
              <w:t>Visa Confirmation Pending</w:t>
            </w:r>
          </w:p>
        </w:tc>
        <w:tc>
          <w:tcPr>
            <w:tcW w:w="6975" w:type="dxa"/>
            <w:tcMar/>
          </w:tcPr>
          <w:p w:rsidR="71BB827D" w:rsidP="6940F363" w:rsidRDefault="71BB827D" w14:paraId="61718405" w14:textId="4B86AA69">
            <w:pPr>
              <w:pStyle w:val="Normal"/>
              <w:rPr>
                <w:highlight w:val="yellow"/>
              </w:rPr>
            </w:pPr>
            <w:r w:rsidRPr="6940F363" w:rsidR="71BB827D">
              <w:rPr>
                <w:highlight w:val="yellow"/>
              </w:rPr>
              <w:t>Waiting for permission to travel documentation</w:t>
            </w:r>
          </w:p>
        </w:tc>
      </w:tr>
      <w:tr w:rsidR="6940F363" w:rsidTr="6940F363" w14:paraId="7F160692">
        <w:tc>
          <w:tcPr>
            <w:tcW w:w="6975" w:type="dxa"/>
            <w:tcMar/>
          </w:tcPr>
          <w:p w:rsidR="6F90D702" w:rsidP="6940F363" w:rsidRDefault="6F90D702" w14:paraId="182A5E58" w14:textId="271DB887">
            <w:pPr>
              <w:pStyle w:val="Normal"/>
              <w:rPr>
                <w:highlight w:val="yellow"/>
              </w:rPr>
            </w:pPr>
            <w:r w:rsidRPr="6940F363" w:rsidR="6F90D702">
              <w:rPr>
                <w:highlight w:val="yellow"/>
              </w:rPr>
              <w:t>Self-Supporting</w:t>
            </w:r>
          </w:p>
        </w:tc>
        <w:tc>
          <w:tcPr>
            <w:tcW w:w="6975" w:type="dxa"/>
            <w:tcMar/>
          </w:tcPr>
          <w:p w:rsidR="6E99C477" w:rsidP="6940F363" w:rsidRDefault="6E99C477" w14:paraId="163D09FA" w14:textId="4BE83457">
            <w:pPr>
              <w:pStyle w:val="Normal"/>
              <w:rPr>
                <w:highlight w:val="yellow"/>
              </w:rPr>
            </w:pPr>
            <w:r w:rsidRPr="6940F363" w:rsidR="6E99C477">
              <w:rPr>
                <w:highlight w:val="yellow"/>
              </w:rPr>
              <w:t>Individual has moved into self-funded accommodation and are no longer reliant on Local Authority services provided to Ukrainians on their arrival into the UK under either the IS or SS Scheme</w:t>
            </w:r>
          </w:p>
        </w:tc>
      </w:tr>
      <w:tr w:rsidR="6940F363" w:rsidTr="6940F363" w14:paraId="0F387A77">
        <w:tc>
          <w:tcPr>
            <w:tcW w:w="6975" w:type="dxa"/>
            <w:tcMar/>
          </w:tcPr>
          <w:p w:rsidR="6F90D702" w:rsidP="6940F363" w:rsidRDefault="6F90D702" w14:paraId="5EABF54E" w14:textId="6565DB1E">
            <w:pPr>
              <w:pStyle w:val="Normal"/>
              <w:rPr>
                <w:highlight w:val="yellow"/>
              </w:rPr>
            </w:pPr>
            <w:r w:rsidRPr="6940F363" w:rsidR="6F90D702">
              <w:rPr>
                <w:highlight w:val="yellow"/>
              </w:rPr>
              <w:t>Repatriation</w:t>
            </w:r>
          </w:p>
        </w:tc>
        <w:tc>
          <w:tcPr>
            <w:tcW w:w="6975" w:type="dxa"/>
            <w:tcMar/>
          </w:tcPr>
          <w:p w:rsidR="2A8C3C87" w:rsidP="6940F363" w:rsidRDefault="2A8C3C87" w14:paraId="691545CF" w14:textId="62A814C1">
            <w:pPr>
              <w:pStyle w:val="Normal"/>
              <w:rPr>
                <w:highlight w:val="yellow"/>
              </w:rPr>
            </w:pPr>
            <w:r w:rsidRPr="6940F363" w:rsidR="2A8C3C87">
              <w:rPr>
                <w:highlight w:val="yellow"/>
              </w:rPr>
              <w:t xml:space="preserve">They have returned to their home country </w:t>
            </w:r>
            <w:r w:rsidRPr="6940F363" w:rsidR="17DCAB7D">
              <w:rPr>
                <w:highlight w:val="yellow"/>
              </w:rPr>
              <w:t>and have not communicated plans regarding their return.</w:t>
            </w:r>
          </w:p>
        </w:tc>
      </w:tr>
    </w:tbl>
    <w:p w:rsidR="6940F363" w:rsidRDefault="6940F363" w14:paraId="78066AAB" w14:textId="64883E02">
      <w:r>
        <w:br w:type="page"/>
      </w:r>
    </w:p>
    <w:p w:rsidR="003C2AE0" w:rsidRDefault="3AFE5C85" w14:paraId="625B913C" w14:textId="2934CEBA">
      <w:pPr>
        <w:pStyle w:val="Heading1"/>
        <w:pageBreakBefore/>
        <w:spacing w:after="200"/>
      </w:pPr>
      <w:bookmarkStart w:name="_Toc416545647" w:id="1402923689"/>
      <w:r w:rsidR="3AFE5C85">
        <w:rPr/>
        <w:t xml:space="preserve">Annex </w:t>
      </w:r>
      <w:r w:rsidR="17D6A4BC">
        <w:rPr/>
        <w:t>3</w:t>
      </w:r>
      <w:r w:rsidR="3AFE5C85">
        <w:rPr/>
        <w:t xml:space="preserve"> – Logging incidents and incident categories</w:t>
      </w:r>
      <w:r w:rsidR="3AFE5C85">
        <w:rPr/>
        <w:t xml:space="preserve"> </w:t>
      </w:r>
      <w:bookmarkEnd w:id="1402923689"/>
    </w:p>
    <w:p w:rsidR="003C2AE0" w:rsidRDefault="00C15C95" w14:paraId="625B913D" w14:textId="77777777">
      <w:r>
        <w:t xml:space="preserve">This document sets out the agreed Service Model to be adopted by all local authorities and health boards when seeking assistance on the system to ensure DHCW can provide a timely response to queries. </w:t>
      </w:r>
    </w:p>
    <w:p w:rsidR="003C2AE0" w:rsidRDefault="00C15C95" w14:paraId="625B913E" w14:textId="77777777">
      <w:r>
        <w:t xml:space="preserve">The sort of incidents we are anticipating can be categorised into the following: </w:t>
      </w:r>
    </w:p>
    <w:tbl>
      <w:tblPr>
        <w:tblW w:w="13800" w:type="dxa"/>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Look w:val="0600" w:firstRow="0" w:lastRow="0" w:firstColumn="0" w:lastColumn="0" w:noHBand="1" w:noVBand="1"/>
      </w:tblPr>
      <w:tblGrid>
        <w:gridCol w:w="1425"/>
        <w:gridCol w:w="3270"/>
        <w:gridCol w:w="9105"/>
      </w:tblGrid>
      <w:tr w:rsidR="003C2AE0" w:rsidTr="71D018AC" w14:paraId="625B9142" w14:textId="77777777">
        <w:trPr>
          <w:trHeight w:val="300"/>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3F" w14:textId="77777777">
            <w:pPr>
              <w:spacing w:before="40" w:after="40"/>
            </w:pPr>
            <w:r>
              <w:rPr>
                <w:b/>
              </w:rPr>
              <w:t>Incident</w:t>
            </w:r>
            <w:r>
              <w:t xml:space="preserve">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40" w14:textId="77777777">
            <w:pPr>
              <w:spacing w:before="40" w:after="40"/>
            </w:pPr>
            <w:r>
              <w:rPr>
                <w:b/>
              </w:rPr>
              <w:t>Possible Cause</w:t>
            </w:r>
            <w:r>
              <w:t xml:space="preserve">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41" w14:textId="77777777">
            <w:pPr>
              <w:spacing w:before="40" w:after="40"/>
            </w:pPr>
            <w:r>
              <w:rPr>
                <w:b/>
              </w:rPr>
              <w:t>Action</w:t>
            </w:r>
            <w:r>
              <w:t xml:space="preserve"> </w:t>
            </w:r>
          </w:p>
        </w:tc>
      </w:tr>
      <w:tr w:rsidR="003C2AE0" w:rsidTr="71D018AC" w14:paraId="625B914B" w14:textId="77777777">
        <w:trPr>
          <w:trHeight w:val="3225"/>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43" w14:textId="77777777">
            <w:pPr>
              <w:spacing w:before="40" w:after="40"/>
            </w:pPr>
            <w:r>
              <w:t xml:space="preserve">User unable to access the system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44" w14:textId="77777777">
            <w:pPr>
              <w:spacing w:before="40" w:after="40"/>
            </w:pPr>
            <w:r>
              <w:t xml:space="preserve">Either: </w:t>
            </w:r>
          </w:p>
          <w:p w:rsidR="003C2AE0" w:rsidRDefault="00C15C95" w14:paraId="625B9145" w14:textId="77777777">
            <w:pPr>
              <w:numPr>
                <w:ilvl w:val="0"/>
                <w:numId w:val="23"/>
              </w:numPr>
              <w:spacing w:before="40" w:after="0"/>
            </w:pPr>
            <w:r>
              <w:t xml:space="preserve">New account required </w:t>
            </w:r>
          </w:p>
          <w:p w:rsidR="003C2AE0" w:rsidRDefault="00C15C95" w14:paraId="625B9146" w14:textId="77777777">
            <w:pPr>
              <w:numPr>
                <w:ilvl w:val="0"/>
                <w:numId w:val="23"/>
              </w:numPr>
              <w:spacing w:after="0"/>
            </w:pPr>
            <w:r>
              <w:t xml:space="preserve">Local infrastructure issue (e.g. unable to access the internet) </w:t>
            </w:r>
          </w:p>
          <w:p w:rsidR="003C2AE0" w:rsidRDefault="00C15C95" w14:paraId="625B9147" w14:textId="77777777">
            <w:pPr>
              <w:numPr>
                <w:ilvl w:val="0"/>
                <w:numId w:val="23"/>
              </w:numPr>
              <w:spacing w:after="40"/>
            </w:pPr>
            <w:r>
              <w:t xml:space="preserve">Account set-up issue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48" w14:textId="77777777">
            <w:pPr>
              <w:numPr>
                <w:ilvl w:val="0"/>
                <w:numId w:val="45"/>
              </w:numPr>
              <w:spacing w:before="40" w:after="0"/>
            </w:pPr>
            <w:r>
              <w:t xml:space="preserve">New user request, see below </w:t>
            </w:r>
          </w:p>
          <w:p w:rsidR="003C2AE0" w:rsidRDefault="00C15C95" w14:paraId="625B9149" w14:textId="58459A6A">
            <w:pPr>
              <w:numPr>
                <w:ilvl w:val="0"/>
                <w:numId w:val="45"/>
              </w:numPr>
              <w:spacing w:after="0"/>
            </w:pPr>
            <w:r>
              <w:t>Contact local IT service desk to see if there are issues which would be stopping the user accessing UDP. If there are no local issues either the local UDP champion or the local IT service desk should email (</w:t>
            </w:r>
            <w:hyperlink r:id="rId124">
              <w:r w:rsidRPr="5C270E24" w:rsidR="5C270E24">
                <w:rPr>
                  <w:rStyle w:val="Hyperlink"/>
                </w:rPr>
                <w:t>service.desk@wales.nhs.uk</w:t>
              </w:r>
            </w:hyperlink>
            <w:r>
              <w:t xml:space="preserve">) the DHCW NSD with the details. Email Subject should be “HFU Access issue” </w:t>
            </w:r>
          </w:p>
          <w:p w:rsidR="003C2AE0" w:rsidRDefault="00C15C95" w14:paraId="625B914A" w14:textId="700EBFF1">
            <w:pPr>
              <w:numPr>
                <w:ilvl w:val="0"/>
                <w:numId w:val="45"/>
              </w:numPr>
              <w:spacing w:after="40"/>
            </w:pPr>
            <w:r>
              <w:t>If there are no local issues either the local UDP champion or the local IT service desk should email (</w:t>
            </w:r>
            <w:hyperlink r:id="rId125">
              <w:r w:rsidRPr="5C270E24" w:rsidR="5C270E24">
                <w:rPr>
                  <w:rStyle w:val="Hyperlink"/>
                </w:rPr>
                <w:t>service.desk@wales.nhs.uk</w:t>
              </w:r>
            </w:hyperlink>
            <w:r>
              <w:t xml:space="preserve">) the DHCW NSD with the details. </w:t>
            </w:r>
            <w:r w:rsidRPr="509D16E4">
              <w:rPr>
                <w:b/>
                <w:bCs/>
              </w:rPr>
              <w:t>Email Subject should be “HFU Access issue”</w:t>
            </w:r>
            <w:r>
              <w:t xml:space="preserve"> </w:t>
            </w:r>
          </w:p>
        </w:tc>
      </w:tr>
      <w:tr w:rsidR="509D16E4" w:rsidTr="71D018AC" w14:paraId="3AD6BD57" w14:textId="77777777">
        <w:trPr>
          <w:trHeight w:val="3225"/>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509D16E4" w:rsidP="509D16E4" w:rsidRDefault="509D16E4" w14:paraId="78C3369B" w14:textId="25107ED1">
            <w:r>
              <w:lastRenderedPageBreak/>
              <w:t xml:space="preserve">User requires access to the system for </w:t>
            </w:r>
            <w:r w:rsidRPr="004950AA">
              <w:rPr>
                <w:u w:val="single"/>
              </w:rPr>
              <w:t>operational need.</w:t>
            </w:r>
            <w:r>
              <w:t xml:space="preserve">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509D16E4" w:rsidP="509D16E4" w:rsidRDefault="509D16E4" w14:paraId="2CCC6A11" w14:textId="3A39DCC7">
            <w:r w:rsidR="509D16E4">
              <w:rPr/>
              <w:t xml:space="preserve">System account </w:t>
            </w:r>
            <w:r w:rsidR="509D16E4">
              <w:rPr/>
              <w:t xml:space="preserve">request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509D16E4" w:rsidP="509D16E4" w:rsidRDefault="509D16E4" w14:paraId="3D4D0E84" w14:textId="0B2BEE7F">
            <w:r>
              <w:t xml:space="preserve">The local UDP champion should:  </w:t>
            </w:r>
          </w:p>
          <w:p w:rsidR="509D16E4" w:rsidRDefault="509D16E4" w14:paraId="2C732A8A" w14:textId="1496454F">
            <w:pPr>
              <w:pStyle w:val="ListParagraph"/>
              <w:numPr>
                <w:ilvl w:val="0"/>
                <w:numId w:val="10"/>
              </w:numPr>
            </w:pPr>
            <w:r>
              <w:t xml:space="preserve">Check that user has a Microsoft 365 account, if they do not then they should arrange with local IT.  </w:t>
            </w:r>
          </w:p>
          <w:p w:rsidR="509D16E4" w:rsidRDefault="704E358E" w14:paraId="002D75E0" w14:textId="3D04D4A3">
            <w:pPr>
              <w:pStyle w:val="ListParagraph"/>
              <w:numPr>
                <w:ilvl w:val="0"/>
                <w:numId w:val="10"/>
              </w:numPr>
            </w:pPr>
            <w:r>
              <w:t>Local USP champion should email (</w:t>
            </w:r>
            <w:hyperlink r:id="rId126">
              <w:r w:rsidRPr="75FD10DA">
                <w:rPr>
                  <w:rStyle w:val="Hyperlink"/>
                </w:rPr>
                <w:t>NationOfSanctuarySurvey@Gov.Wales</w:t>
              </w:r>
            </w:hyperlink>
            <w:r>
              <w:t xml:space="preserve">) the Welsh Government UDP service team with the user’s name and 365 email details. </w:t>
            </w:r>
            <w:r w:rsidRPr="75FD10DA">
              <w:rPr>
                <w:b/>
                <w:bCs/>
              </w:rPr>
              <w:t>Email Subject should be “HFU User Request</w:t>
            </w:r>
            <w:r>
              <w:t>”  Accounts will be set up within approximately 72 hours.</w:t>
            </w:r>
          </w:p>
        </w:tc>
      </w:tr>
      <w:tr w:rsidR="003C2AE0" w:rsidTr="71D018AC" w14:paraId="625B9152" w14:textId="77777777">
        <w:trPr>
          <w:trHeight w:val="2925"/>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4C" w14:textId="77777777">
            <w:pPr>
              <w:spacing w:before="40" w:after="40"/>
            </w:pPr>
            <w:r>
              <w:t xml:space="preserve">Multiple users unable to access the system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4D" w14:textId="77777777">
            <w:pPr>
              <w:spacing w:before="40" w:after="40"/>
            </w:pPr>
            <w:r>
              <w:t xml:space="preserve">Either: </w:t>
            </w:r>
          </w:p>
          <w:p w:rsidR="003C2AE0" w:rsidRDefault="00C15C95" w14:paraId="625B914E" w14:textId="77777777">
            <w:pPr>
              <w:numPr>
                <w:ilvl w:val="0"/>
                <w:numId w:val="35"/>
              </w:numPr>
              <w:spacing w:before="40" w:after="0"/>
            </w:pPr>
            <w:r>
              <w:t xml:space="preserve">Local infrastructure issue (e.g. unable to access the internet) </w:t>
            </w:r>
          </w:p>
          <w:p w:rsidR="003C2AE0" w:rsidRDefault="00C15C95" w14:paraId="625B914F" w14:textId="77777777">
            <w:pPr>
              <w:numPr>
                <w:ilvl w:val="0"/>
                <w:numId w:val="35"/>
              </w:numPr>
              <w:spacing w:after="40"/>
            </w:pPr>
            <w:r>
              <w:t xml:space="preserve">HFU infrastructure issue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0" w14:textId="4423790D">
            <w:pPr>
              <w:numPr>
                <w:ilvl w:val="0"/>
                <w:numId w:val="53"/>
              </w:numPr>
              <w:spacing w:before="40" w:after="0"/>
            </w:pPr>
            <w:r>
              <w:t>Contact local service desk to see if there are any issues which would be stopping the user accessing UDP. If there are no local issues either the local UDP champion or the local IT service desk should email (</w:t>
            </w:r>
            <w:hyperlink r:id="rId127">
              <w:r w:rsidRPr="5C270E24" w:rsidR="5C270E24">
                <w:rPr>
                  <w:rStyle w:val="Hyperlink"/>
                </w:rPr>
                <w:t>service.desk@wales.nhs.uk</w:t>
              </w:r>
            </w:hyperlink>
            <w:r>
              <w:t xml:space="preserve">)  the DHCW NSD with the details. Email Subject should be “HFU Access issue” </w:t>
            </w:r>
          </w:p>
          <w:p w:rsidR="003C2AE0" w:rsidRDefault="00C15C95" w14:paraId="625B9151" w14:textId="5EA02A07">
            <w:pPr>
              <w:numPr>
                <w:ilvl w:val="0"/>
                <w:numId w:val="53"/>
              </w:numPr>
              <w:spacing w:after="40"/>
            </w:pPr>
            <w:r>
              <w:t>If there are no local issues either the local UDP champion or the local IT service desk should email (</w:t>
            </w:r>
            <w:hyperlink r:id="rId128">
              <w:r w:rsidRPr="5C270E24" w:rsidR="5C270E24">
                <w:rPr>
                  <w:rStyle w:val="Hyperlink"/>
                </w:rPr>
                <w:t>service.desk@wales.nhs.uk</w:t>
              </w:r>
            </w:hyperlink>
            <w:r>
              <w:t xml:space="preserve">) the DHCW NSD with the details. Email Subject should be “HFU Access issue” </w:t>
            </w:r>
          </w:p>
        </w:tc>
      </w:tr>
      <w:tr w:rsidR="003C2AE0" w:rsidTr="71D018AC" w14:paraId="625B9157" w14:textId="77777777">
        <w:trPr>
          <w:trHeight w:val="1755"/>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3" w14:textId="77777777">
            <w:pPr>
              <w:spacing w:before="40" w:after="40"/>
            </w:pPr>
            <w:r>
              <w:t xml:space="preserve">Data not saved after data entry or amendment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4" w14:textId="77777777">
            <w:pPr>
              <w:spacing w:before="40" w:after="40"/>
            </w:pPr>
            <w:r>
              <w:t xml:space="preserve">Possible user error – failure to use Save button.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5" w14:textId="5E65019A">
            <w:pPr>
              <w:spacing w:before="40" w:after="40"/>
            </w:pPr>
            <w:r>
              <w:t>Local UDP champion to review the users’ actions. If the Local UDP champion is content that the user is using the system correctly then they should email (</w:t>
            </w:r>
            <w:hyperlink r:id="rId129">
              <w:r w:rsidRPr="5C270E24" w:rsidR="5C270E24">
                <w:rPr>
                  <w:rStyle w:val="Hyperlink"/>
                </w:rPr>
                <w:t>service.desk@wales.nhs.uk</w:t>
              </w:r>
            </w:hyperlink>
            <w:r>
              <w:t xml:space="preserve">) the DHCW NSD with the details. Email Subject should be “HFU application issue” </w:t>
            </w:r>
          </w:p>
          <w:p w:rsidR="003C2AE0" w:rsidRDefault="00C15C95" w14:paraId="625B9156" w14:textId="77777777">
            <w:pPr>
              <w:spacing w:before="40" w:after="40"/>
            </w:pPr>
            <w:r>
              <w:t xml:space="preserve">  </w:t>
            </w:r>
          </w:p>
        </w:tc>
      </w:tr>
      <w:tr w:rsidR="003C2AE0" w:rsidTr="71D018AC" w14:paraId="625B915C" w14:textId="77777777">
        <w:trPr>
          <w:trHeight w:val="1185"/>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8" w14:textId="77777777">
            <w:pPr>
              <w:spacing w:before="40" w:after="40"/>
            </w:pPr>
            <w:r>
              <w:lastRenderedPageBreak/>
              <w:t xml:space="preserve">User(s) notice data inaccuracies or anomalies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9" w14:textId="77777777">
            <w:pPr>
              <w:spacing w:before="40" w:after="40"/>
            </w:pPr>
            <w:r>
              <w:t xml:space="preserve">Possible data load issues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A" w14:textId="77777777">
            <w:pPr>
              <w:spacing w:before="40" w:after="40"/>
            </w:pPr>
            <w:r>
              <w:rPr>
                <w:highlight w:val="white"/>
              </w:rPr>
              <w:t xml:space="preserve">The Local UDP champion or local service desk should email </w:t>
            </w:r>
            <w:r>
              <w:rPr>
                <w:highlight w:val="white"/>
                <w:u w:val="single"/>
              </w:rPr>
              <w:t>data@gov.wales</w:t>
            </w:r>
            <w:r>
              <w:rPr>
                <w:highlight w:val="white"/>
              </w:rPr>
              <w:t xml:space="preserve"> with the details. Email Subject should be “HFU data issue”</w:t>
            </w:r>
          </w:p>
          <w:p w:rsidR="003C2AE0" w:rsidRDefault="00C15C95" w14:paraId="625B915B" w14:textId="77777777">
            <w:pPr>
              <w:spacing w:before="40" w:after="40"/>
            </w:pPr>
            <w:r>
              <w:t xml:space="preserve">  </w:t>
            </w:r>
          </w:p>
        </w:tc>
      </w:tr>
      <w:tr w:rsidR="003C2AE0" w:rsidTr="71D018AC" w14:paraId="625B9161" w14:textId="77777777">
        <w:trPr>
          <w:trHeight w:val="1185"/>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D" w14:textId="77777777">
            <w:pPr>
              <w:spacing w:before="40" w:after="40"/>
            </w:pPr>
            <w:r>
              <w:t xml:space="preserve">Application issues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E" w14:textId="77777777">
            <w:pPr>
              <w:spacing w:before="40" w:after="40"/>
            </w:pPr>
            <w:r>
              <w:t xml:space="preserve">System fault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5F" w14:textId="600FA84B">
            <w:pPr>
              <w:spacing w:before="40" w:after="40"/>
            </w:pPr>
            <w:r>
              <w:t>The Local UDP champion or local service desk should email (</w:t>
            </w:r>
            <w:hyperlink r:id="rId130">
              <w:r w:rsidRPr="5C270E24" w:rsidR="5C270E24">
                <w:rPr>
                  <w:rStyle w:val="Hyperlink"/>
                </w:rPr>
                <w:t>service.desk@wales.nhs.uk</w:t>
              </w:r>
            </w:hyperlink>
            <w:r>
              <w:t xml:space="preserve">) the DHCW NSD with the details. Email Subject should be “HFU application issue” </w:t>
            </w:r>
          </w:p>
          <w:p w:rsidR="003C2AE0" w:rsidRDefault="00C15C95" w14:paraId="625B9160" w14:textId="77777777">
            <w:pPr>
              <w:spacing w:before="40" w:after="40"/>
            </w:pPr>
            <w:r>
              <w:t xml:space="preserve">  </w:t>
            </w:r>
          </w:p>
        </w:tc>
      </w:tr>
      <w:tr w:rsidR="003C2AE0" w:rsidTr="71D018AC" w14:paraId="625B9165" w14:textId="77777777">
        <w:trPr>
          <w:trHeight w:val="1470"/>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2" w14:textId="77777777">
            <w:pPr>
              <w:spacing w:before="40" w:after="40"/>
            </w:pPr>
            <w:r>
              <w:t xml:space="preserve">User cannot see some or all of the expected data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3" w14:textId="77777777">
            <w:pPr>
              <w:spacing w:before="40" w:after="40"/>
            </w:pPr>
            <w:r>
              <w:t xml:space="preserve">User permissions issue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4" w14:textId="38E160EA">
            <w:pPr>
              <w:spacing w:before="40" w:after="40"/>
            </w:pPr>
            <w:r>
              <w:t>The Local UDP champion or local IT service desk should email (</w:t>
            </w:r>
            <w:hyperlink r:id="rId131">
              <w:r w:rsidRPr="5C270E24" w:rsidR="5C270E24">
                <w:rPr>
                  <w:rStyle w:val="Hyperlink"/>
                </w:rPr>
                <w:t>service.desk@wales.nhs.uk</w:t>
              </w:r>
            </w:hyperlink>
            <w:r>
              <w:t xml:space="preserve">) the DHCW NSD with the details. Email Subject should be “HFU user permissions issue” </w:t>
            </w:r>
          </w:p>
        </w:tc>
      </w:tr>
      <w:tr w:rsidR="003C2AE0" w:rsidTr="71D018AC" w14:paraId="625B916A" w14:textId="77777777">
        <w:trPr>
          <w:trHeight w:val="1185"/>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6" w14:textId="77777777">
            <w:pPr>
              <w:spacing w:before="40" w:after="40"/>
            </w:pPr>
            <w:r>
              <w:t xml:space="preserve">MFA issue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7" w14:textId="77777777">
            <w:pPr>
              <w:spacing w:before="40" w:after="40"/>
            </w:pPr>
            <w:r>
              <w:t xml:space="preserve">MFA fault.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8" w14:textId="0364A142">
            <w:pPr>
              <w:spacing w:before="40" w:after="40"/>
            </w:pPr>
            <w:r>
              <w:t>The Local UDP champion or local IT service desk should email (</w:t>
            </w:r>
            <w:hyperlink r:id="rId132">
              <w:r w:rsidRPr="5C270E24" w:rsidR="5C270E24">
                <w:rPr>
                  <w:rStyle w:val="Hyperlink"/>
                </w:rPr>
                <w:t>service.desk@wales.nhs.uk</w:t>
              </w:r>
            </w:hyperlink>
            <w:r>
              <w:t xml:space="preserve">) the DHCW NSD with the details. Email Subject should be “HFU MFA issue” </w:t>
            </w:r>
          </w:p>
          <w:p w:rsidR="003C2AE0" w:rsidRDefault="00C15C95" w14:paraId="625B9169" w14:textId="77777777">
            <w:pPr>
              <w:spacing w:before="40" w:after="40"/>
            </w:pPr>
            <w:r>
              <w:t xml:space="preserve">  </w:t>
            </w:r>
          </w:p>
        </w:tc>
      </w:tr>
      <w:tr w:rsidR="003C2AE0" w:rsidTr="71D018AC" w14:paraId="625B9171" w14:textId="77777777">
        <w:trPr>
          <w:trHeight w:val="2640"/>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B" w14:textId="77777777">
            <w:pPr>
              <w:spacing w:before="40" w:after="40"/>
            </w:pPr>
            <w:r>
              <w:t xml:space="preserve">Application performance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C" w14:textId="77777777">
            <w:pPr>
              <w:spacing w:before="40" w:after="40"/>
            </w:pPr>
            <w:r>
              <w:t xml:space="preserve">System fault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6D" w14:textId="77777777">
            <w:pPr>
              <w:spacing w:before="40" w:after="40"/>
            </w:pPr>
            <w:r>
              <w:t xml:space="preserve">Contact local IT service desk to see if there are any local issues which would be causing the system to run slowly (e.g. network issues). </w:t>
            </w:r>
          </w:p>
          <w:p w:rsidR="003C2AE0" w:rsidRDefault="00C15C95" w14:paraId="625B916E" w14:textId="77777777">
            <w:pPr>
              <w:spacing w:before="40" w:after="40"/>
            </w:pPr>
            <w:r>
              <w:t xml:space="preserve">  </w:t>
            </w:r>
          </w:p>
          <w:p w:rsidR="003C2AE0" w:rsidRDefault="00C15C95" w14:paraId="625B916F" w14:textId="4AD3ED56">
            <w:pPr>
              <w:spacing w:before="40" w:after="40"/>
            </w:pPr>
            <w:r>
              <w:t>If no local issues the Local UDP champion or local IT service desk should email (</w:t>
            </w:r>
            <w:hyperlink r:id="rId133">
              <w:r w:rsidRPr="5C270E24" w:rsidR="5C270E24">
                <w:rPr>
                  <w:rStyle w:val="Hyperlink"/>
                </w:rPr>
                <w:t>service.desk@wales.nhs.uk</w:t>
              </w:r>
            </w:hyperlink>
            <w:r>
              <w:t xml:space="preserve">) the DHCW NSD with the details. Email subject should be “HFU application performance issue” </w:t>
            </w:r>
          </w:p>
          <w:p w:rsidR="003C2AE0" w:rsidRDefault="00C15C95" w14:paraId="625B9170" w14:textId="77777777">
            <w:pPr>
              <w:spacing w:before="40" w:after="40"/>
            </w:pPr>
            <w:r>
              <w:t xml:space="preserve">  </w:t>
            </w:r>
          </w:p>
        </w:tc>
      </w:tr>
      <w:tr w:rsidR="003C2AE0" w:rsidTr="71D018AC" w14:paraId="625B9177" w14:textId="77777777">
        <w:trPr>
          <w:trHeight w:val="2055"/>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72" w14:textId="77777777">
            <w:pPr>
              <w:spacing w:before="40" w:after="40"/>
            </w:pPr>
            <w:r>
              <w:lastRenderedPageBreak/>
              <w:t xml:space="preserve">User identifies opportunity to improve the system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73" w14:textId="77777777">
            <w:pPr>
              <w:spacing w:before="40" w:after="40"/>
            </w:pPr>
            <w:r>
              <w:t xml:space="preserve">System change request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74" w14:textId="77777777">
            <w:pPr>
              <w:spacing w:before="40" w:after="40"/>
            </w:pPr>
            <w:r>
              <w:t xml:space="preserve">The opportunity should be discussed with the local UDP champion first.  </w:t>
            </w:r>
          </w:p>
          <w:p w:rsidR="003C2AE0" w:rsidRDefault="00C15C95" w14:paraId="625B9175" w14:textId="77777777">
            <w:pPr>
              <w:spacing w:before="40" w:after="40"/>
            </w:pPr>
            <w:r>
              <w:t>Local UDP Champion should email (</w:t>
            </w:r>
            <w:hyperlink r:id="rId134">
              <w:r w:rsidRPr="5C270E24">
                <w:rPr>
                  <w:rStyle w:val="Hyperlink"/>
                </w:rPr>
                <w:t>NationOfSanctuarySurvey@Gov.Wales</w:t>
              </w:r>
            </w:hyperlink>
            <w:r>
              <w:t xml:space="preserve">) Welsh Government with the suggestion. Email Subject should be “HFU application change request” </w:t>
            </w:r>
          </w:p>
          <w:p w:rsidR="003C2AE0" w:rsidRDefault="00C15C95" w14:paraId="625B9176" w14:textId="77777777">
            <w:pPr>
              <w:spacing w:before="40" w:after="40"/>
            </w:pPr>
            <w:r>
              <w:t xml:space="preserve">  </w:t>
            </w:r>
          </w:p>
        </w:tc>
      </w:tr>
      <w:tr w:rsidR="003C2AE0" w:rsidTr="71D018AC" w14:paraId="625B9185" w14:textId="77777777">
        <w:trPr>
          <w:trHeight w:val="2340"/>
        </w:trPr>
        <w:tc>
          <w:tcPr>
            <w:tcW w:w="1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7F" w14:textId="77777777">
            <w:pPr>
              <w:spacing w:before="40" w:after="40"/>
            </w:pPr>
            <w:r>
              <w:t xml:space="preserve">Deletion of User from the system </w:t>
            </w:r>
          </w:p>
        </w:tc>
        <w:tc>
          <w:tcPr>
            <w:tcW w:w="32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80" w14:textId="77777777">
            <w:pPr>
              <w:spacing w:before="40" w:after="40"/>
            </w:pPr>
            <w:r>
              <w:t xml:space="preserve">If user, no longer requires access to the system or has left the local organisation then we need to be informed from a security perspective. </w:t>
            </w:r>
          </w:p>
          <w:p w:rsidR="003C2AE0" w:rsidRDefault="00C15C95" w14:paraId="625B9181" w14:textId="77777777">
            <w:pPr>
              <w:spacing w:before="40" w:after="40"/>
            </w:pPr>
            <w:r>
              <w:t xml:space="preserve">  </w:t>
            </w:r>
          </w:p>
          <w:p w:rsidR="003C2AE0" w:rsidRDefault="00C15C95" w14:paraId="625B9182" w14:textId="77777777">
            <w:pPr>
              <w:spacing w:before="40" w:after="40"/>
            </w:pPr>
            <w:r>
              <w:t xml:space="preserve">Please note periodic reports will be run to show user inactivity. </w:t>
            </w:r>
          </w:p>
        </w:tc>
        <w:tc>
          <w:tcPr>
            <w:tcW w:w="91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84" w14:textId="4E646757">
            <w:pPr>
              <w:spacing w:before="40" w:after="40"/>
            </w:pPr>
            <w:r>
              <w:t>The local UDP champion should email (</w:t>
            </w:r>
            <w:hyperlink r:id="rId135">
              <w:r w:rsidRPr="5C270E24" w:rsidR="5C270E24">
                <w:rPr>
                  <w:rStyle w:val="Hyperlink"/>
                </w:rPr>
                <w:t>service.desk@wales.nhs.uk</w:t>
              </w:r>
            </w:hyperlink>
            <w:r>
              <w:t xml:space="preserve">) the DHCW NSD with the details. Email Subject should be “HFU Deletion Request” </w:t>
            </w:r>
          </w:p>
        </w:tc>
      </w:tr>
    </w:tbl>
    <w:p w:rsidR="003C2AE0" w:rsidRDefault="00C15C95" w14:paraId="625B9186" w14:textId="77777777">
      <w:pPr>
        <w:spacing w:after="0" w:line="289" w:lineRule="auto"/>
        <w:rPr>
          <w:sz w:val="20"/>
          <w:szCs w:val="20"/>
        </w:rPr>
      </w:pPr>
      <w:r>
        <w:rPr>
          <w:sz w:val="20"/>
          <w:szCs w:val="20"/>
        </w:rPr>
        <w:t xml:space="preserve"> </w:t>
      </w:r>
    </w:p>
    <w:p w:rsidR="003C2AE0" w:rsidRDefault="00C15C95" w14:paraId="625B9187" w14:textId="77777777">
      <w:pPr>
        <w:rPr>
          <w:sz w:val="20"/>
          <w:szCs w:val="20"/>
        </w:rPr>
      </w:pPr>
      <w:r>
        <w:rPr>
          <w:b/>
          <w:i/>
          <w:sz w:val="20"/>
          <w:szCs w:val="20"/>
        </w:rPr>
        <w:t>Note: Local UDP champion may also be called Local UDP super-user</w:t>
      </w:r>
      <w:r>
        <w:rPr>
          <w:sz w:val="20"/>
          <w:szCs w:val="20"/>
        </w:rPr>
        <w:t xml:space="preserve"> </w:t>
      </w:r>
    </w:p>
    <w:p w:rsidR="003C2AE0" w:rsidRDefault="00C15C95" w14:paraId="625B9188" w14:textId="77777777">
      <w:r>
        <w:rPr>
          <w:b/>
        </w:rPr>
        <w:t xml:space="preserve"> </w:t>
      </w:r>
    </w:p>
    <w:p w:rsidR="003C2AE0" w:rsidRDefault="00C15C95" w14:paraId="625B9189" w14:textId="77777777">
      <w:r>
        <w:rPr>
          <w:b/>
        </w:rPr>
        <w:t>National Service Desk Contact Details:</w:t>
      </w:r>
      <w:r>
        <w:t xml:space="preserve"> </w:t>
      </w:r>
    </w:p>
    <w:p w:rsidR="003C2AE0" w:rsidRDefault="00C15C95" w14:paraId="625B918A" w14:textId="4A5CF9F0">
      <w:r>
        <w:t>To log a call with the National Service Desk use email address (</w:t>
      </w:r>
      <w:hyperlink r:id="rId136">
        <w:r w:rsidRPr="5C270E24" w:rsidR="5C270E24">
          <w:rPr>
            <w:rStyle w:val="Hyperlink"/>
          </w:rPr>
          <w:t>service.desk@wales.nhs.uk</w:t>
        </w:r>
      </w:hyperlink>
      <w:r>
        <w:t xml:space="preserve">) ensuring that the Subject/Title line contains “HFU” (case sensitive).  All further correspondence regarding an incident should be via the contact link in the ServicePoint confirmation email. </w:t>
      </w:r>
    </w:p>
    <w:p w:rsidR="003C2AE0" w:rsidRDefault="00C15C95" w14:paraId="625B918B" w14:textId="77777777">
      <w:r>
        <w:t xml:space="preserve">The following information will be expected to be presented in the email: </w:t>
      </w:r>
    </w:p>
    <w:p w:rsidR="003C2AE0" w:rsidRDefault="00C15C95" w14:paraId="625B918C" w14:textId="77777777">
      <w:pPr>
        <w:numPr>
          <w:ilvl w:val="0"/>
          <w:numId w:val="40"/>
        </w:numPr>
        <w:spacing w:after="0"/>
        <w:ind w:hanging="360"/>
      </w:pPr>
      <w:r>
        <w:t xml:space="preserve">Originating Service Desk or UDP Champion details (Organisation and Name) </w:t>
      </w:r>
    </w:p>
    <w:p w:rsidR="003C2AE0" w:rsidRDefault="00C15C95" w14:paraId="625B918D" w14:textId="77777777">
      <w:pPr>
        <w:numPr>
          <w:ilvl w:val="0"/>
          <w:numId w:val="40"/>
        </w:numPr>
        <w:spacing w:after="0"/>
        <w:ind w:hanging="360"/>
      </w:pPr>
      <w:r>
        <w:lastRenderedPageBreak/>
        <w:t xml:space="preserve">Brief description of the incident </w:t>
      </w:r>
    </w:p>
    <w:p w:rsidR="003C2AE0" w:rsidRDefault="00C15C95" w14:paraId="625B918E" w14:textId="77777777">
      <w:pPr>
        <w:numPr>
          <w:ilvl w:val="0"/>
          <w:numId w:val="40"/>
        </w:numPr>
        <w:spacing w:after="0"/>
        <w:ind w:hanging="360"/>
      </w:pPr>
      <w:r>
        <w:t xml:space="preserve">Full description of the incident </w:t>
      </w:r>
    </w:p>
    <w:p w:rsidR="003C2AE0" w:rsidRDefault="00C15C95" w14:paraId="625B918F" w14:textId="77777777">
      <w:pPr>
        <w:numPr>
          <w:ilvl w:val="0"/>
          <w:numId w:val="40"/>
        </w:numPr>
        <w:spacing w:after="0"/>
        <w:ind w:hanging="360"/>
      </w:pPr>
      <w:r>
        <w:t xml:space="preserve">Username </w:t>
      </w:r>
    </w:p>
    <w:p w:rsidR="003C2AE0" w:rsidRDefault="00C15C95" w14:paraId="625B9190" w14:textId="77777777">
      <w:pPr>
        <w:numPr>
          <w:ilvl w:val="0"/>
          <w:numId w:val="40"/>
        </w:numPr>
        <w:spacing w:after="0"/>
        <w:ind w:hanging="360"/>
      </w:pPr>
      <w:r>
        <w:t xml:space="preserve">User contact details </w:t>
      </w:r>
    </w:p>
    <w:p w:rsidR="003C2AE0" w:rsidRDefault="00C15C95" w14:paraId="625B9191" w14:textId="77777777">
      <w:pPr>
        <w:numPr>
          <w:ilvl w:val="0"/>
          <w:numId w:val="40"/>
        </w:numPr>
        <w:spacing w:after="0"/>
        <w:ind w:hanging="360"/>
      </w:pPr>
      <w:r>
        <w:t xml:space="preserve">Phone </w:t>
      </w:r>
    </w:p>
    <w:p w:rsidR="003C2AE0" w:rsidRDefault="00C15C95" w14:paraId="625B9192" w14:textId="77777777">
      <w:pPr>
        <w:numPr>
          <w:ilvl w:val="0"/>
          <w:numId w:val="40"/>
        </w:numPr>
        <w:spacing w:after="0"/>
        <w:ind w:hanging="360"/>
      </w:pPr>
      <w:r>
        <w:t xml:space="preserve">Email </w:t>
      </w:r>
    </w:p>
    <w:p w:rsidR="003C2AE0" w:rsidRDefault="00C15C95" w14:paraId="625B9193" w14:textId="77777777">
      <w:pPr>
        <w:numPr>
          <w:ilvl w:val="0"/>
          <w:numId w:val="40"/>
        </w:numPr>
        <w:spacing w:after="0"/>
        <w:ind w:hanging="360"/>
      </w:pPr>
      <w:r>
        <w:t xml:space="preserve">Office location </w:t>
      </w:r>
    </w:p>
    <w:p w:rsidR="003C2AE0" w:rsidRDefault="00C15C95" w14:paraId="625B9194" w14:textId="77777777">
      <w:pPr>
        <w:numPr>
          <w:ilvl w:val="0"/>
          <w:numId w:val="40"/>
        </w:numPr>
        <w:spacing w:after="0"/>
        <w:ind w:hanging="360"/>
      </w:pPr>
      <w:r>
        <w:t xml:space="preserve">Work location </w:t>
      </w:r>
    </w:p>
    <w:p w:rsidR="003C2AE0" w:rsidRDefault="00C15C95" w14:paraId="625B9195" w14:textId="77777777">
      <w:pPr>
        <w:numPr>
          <w:ilvl w:val="0"/>
          <w:numId w:val="40"/>
        </w:numPr>
        <w:ind w:hanging="360"/>
      </w:pPr>
      <w:r>
        <w:t xml:space="preserve">What has currently been done to resolve the incident </w:t>
      </w:r>
    </w:p>
    <w:p w:rsidR="003C2AE0" w:rsidRDefault="00C15C95" w14:paraId="625B9196" w14:textId="77777777">
      <w:r>
        <w:t xml:space="preserve">Please note the NSD will expect you to have carried out the following checks prior to contacting them, if these initial checks have not been carried out your request for assistance will be rejected. Checks include: </w:t>
      </w:r>
    </w:p>
    <w:p w:rsidR="003C2AE0" w:rsidRDefault="00C15C95" w14:paraId="625B9197" w14:textId="77777777">
      <w:pPr>
        <w:numPr>
          <w:ilvl w:val="0"/>
          <w:numId w:val="21"/>
        </w:numPr>
        <w:spacing w:after="0"/>
        <w:ind w:hanging="360"/>
      </w:pPr>
      <w:r>
        <w:t xml:space="preserve">Correct browser </w:t>
      </w:r>
    </w:p>
    <w:p w:rsidR="003C2AE0" w:rsidRDefault="00C15C95" w14:paraId="625B9198" w14:textId="77777777">
      <w:pPr>
        <w:numPr>
          <w:ilvl w:val="0"/>
          <w:numId w:val="21"/>
        </w:numPr>
        <w:spacing w:after="0"/>
        <w:ind w:hanging="360"/>
      </w:pPr>
      <w:r>
        <w:t xml:space="preserve">Network checks </w:t>
      </w:r>
    </w:p>
    <w:p w:rsidR="003C2AE0" w:rsidRDefault="00C15C95" w14:paraId="625B9199" w14:textId="77777777">
      <w:pPr>
        <w:numPr>
          <w:ilvl w:val="0"/>
          <w:numId w:val="21"/>
        </w:numPr>
        <w:ind w:hanging="360"/>
      </w:pPr>
      <w:r>
        <w:t xml:space="preserve">Ensuring no local IT issues are causing the issue </w:t>
      </w:r>
    </w:p>
    <w:p w:rsidR="003C2AE0" w:rsidRDefault="00C15C95" w14:paraId="625B919A" w14:textId="77777777">
      <w:pPr>
        <w:pStyle w:val="Heading1"/>
        <w:pageBreakBefore/>
        <w:rPr>
          <w:del w:author="Lilley, Sarah (COOG - DDAT - Digital)" w:date="2022-10-24T09:55:00Z" w:id="1762951094"/>
          <w:highlight w:val="yellow"/>
          <w:rPrChange w:author="Lilley, Sarah (COOG - DDAT - Digital)" w:date="2022-10-25T10:34:00Z" w:id="127850970">
            <w:rPr>
              <w:del w:author="Lilley, Sarah (COOG - DDAT - Digital)" w:date="2022-10-24T09:55:00Z" w:id="700718186"/>
            </w:rPr>
          </w:rPrChange>
        </w:rPr>
      </w:pPr>
      <w:bookmarkStart w:name="_Toc1381801778" w:id="1518576054"/>
      <w:del w:author="Lilley, Sarah (COOG - DDAT - Digital)" w:date="2022-10-24T09:55:00Z" w:id="197258483">
        <w:r w:rsidRPr="6940F363" w:rsidDel="00C15C95">
          <w:rPr>
            <w:highlight w:val="yellow"/>
            <w:rPrChange w:author="Lilley, Sarah (COOG - DDAT - Digital)" w:date="2022-10-25T10:34:00Z" w:id="1978233861"/>
          </w:rPr>
          <w:delText>Annex 3 - Glossary of Fields</w:delText>
        </w:r>
        <w:r w:rsidDel="00C15C95">
          <w:delText xml:space="preserve"> </w:delText>
        </w:r>
      </w:del>
      <w:bookmarkEnd w:id="1518576054"/>
    </w:p>
    <w:p w:rsidR="003C2AE0" w:rsidRDefault="00C15C95" w14:paraId="625B919B" w14:textId="77777777">
      <w:pPr>
        <w:rPr>
          <w:del w:author="Lilley, Sarah (COOG - DDAT - Digital)" w:date="2022-10-24T09:55:00Z" w:id="179"/>
          <w:highlight w:val="yellow"/>
          <w:rPrChange w:author="Lilley, Sarah (COOG - DDAT - Digital)" w:date="2022-10-25T10:34:00Z" w:id="180">
            <w:rPr>
              <w:del w:author="Lilley, Sarah (COOG - DDAT - Digital)" w:date="2022-10-24T09:55:00Z" w:id="181"/>
            </w:rPr>
          </w:rPrChange>
        </w:rPr>
      </w:pPr>
      <w:del w:author="Lilley, Sarah (COOG - DDAT - Digital)" w:date="2022-10-24T09:55:00Z" w:id="182">
        <w:r w:rsidRPr="2A5EC7DA">
          <w:rPr>
            <w:highlight w:val="yellow"/>
            <w:rPrChange w:author="Lilley, Sarah (COOG - DDAT - Digital)" w:date="2022-10-25T10:34:00Z" w:id="183">
              <w:rPr/>
            </w:rPrChange>
          </w:rPr>
          <w:delText>Please Note: This section is being developed and will be added as soon as possible.</w:delText>
        </w:r>
      </w:del>
    </w:p>
    <w:tbl>
      <w:tblPr>
        <w:tblW w:w="1320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Look w:val="0600" w:firstRow="0" w:lastRow="0" w:firstColumn="0" w:lastColumn="0" w:noHBand="1" w:noVBand="1"/>
      </w:tblPr>
      <w:tblGrid>
        <w:gridCol w:w="1905"/>
        <w:gridCol w:w="2010"/>
        <w:gridCol w:w="2685"/>
        <w:gridCol w:w="4155"/>
        <w:gridCol w:w="2445"/>
      </w:tblGrid>
      <w:tr w:rsidR="003C2AE0" w:rsidTr="2A5EC7DA" w14:paraId="625B91A1" w14:textId="77777777">
        <w:trPr>
          <w:trHeight w:val="300"/>
        </w:trPr>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9C" w14:textId="77777777">
            <w:pPr>
              <w:spacing w:before="40" w:after="40"/>
              <w:rPr>
                <w:b/>
                <w:highlight w:val="yellow"/>
                <w:rPrChange w:author="Lilley, Sarah (COOG - DDAT - Digital)" w:date="2022-10-25T10:34:00Z" w:id="184">
                  <w:rPr>
                    <w:b/>
                  </w:rPr>
                </w:rPrChange>
              </w:rPr>
            </w:pPr>
            <w:del w:author="Lilley, Sarah (COOG - DDAT - Digital)" w:date="2022-10-24T09:55:00Z" w:id="185">
              <w:r w:rsidRPr="2A5EC7DA">
                <w:rPr>
                  <w:b/>
                  <w:highlight w:val="yellow"/>
                  <w:rPrChange w:author="Lilley, Sarah (COOG - DDAT - Digital)" w:date="2022-10-25T10:34:00Z" w:id="186">
                    <w:rPr>
                      <w:b/>
                    </w:rPr>
                  </w:rPrChange>
                </w:rPr>
                <w:delText>Screen</w:delText>
              </w:r>
              <w:r>
                <w:rPr>
                  <w:b/>
                </w:rPr>
                <w:delText xml:space="preserve"> </w:delText>
              </w:r>
            </w:del>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9D" w14:textId="77777777">
            <w:pPr>
              <w:spacing w:before="40" w:after="40"/>
              <w:rPr>
                <w:b/>
                <w:highlight w:val="yellow"/>
                <w:rPrChange w:author="Lilley, Sarah (COOG - DDAT - Digital)" w:date="2022-10-25T10:34:00Z" w:id="187">
                  <w:rPr>
                    <w:b/>
                  </w:rPr>
                </w:rPrChange>
              </w:rPr>
            </w:pPr>
            <w:del w:author="Lilley, Sarah (COOG - DDAT - Digital)" w:date="2022-10-24T09:55:00Z" w:id="188">
              <w:r w:rsidRPr="2A5EC7DA">
                <w:rPr>
                  <w:b/>
                  <w:highlight w:val="yellow"/>
                  <w:rPrChange w:author="Lilley, Sarah (COOG - DDAT - Digital)" w:date="2022-10-25T10:34:00Z" w:id="189">
                    <w:rPr>
                      <w:b/>
                    </w:rPr>
                  </w:rPrChange>
                </w:rPr>
                <w:delText>Tab Name</w:delText>
              </w:r>
              <w:r>
                <w:rPr>
                  <w:b/>
                </w:rPr>
                <w:delText xml:space="preserve"> </w:delText>
              </w:r>
            </w:del>
          </w:p>
        </w:tc>
        <w:tc>
          <w:tcPr>
            <w:tcW w:w="2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9E" w14:textId="77777777">
            <w:pPr>
              <w:spacing w:before="40" w:after="40"/>
              <w:rPr>
                <w:b/>
                <w:highlight w:val="yellow"/>
                <w:rPrChange w:author="Lilley, Sarah (COOG - DDAT - Digital)" w:date="2022-10-25T10:34:00Z" w:id="190">
                  <w:rPr>
                    <w:b/>
                  </w:rPr>
                </w:rPrChange>
              </w:rPr>
            </w:pPr>
            <w:del w:author="Lilley, Sarah (COOG - DDAT - Digital)" w:date="2022-10-24T09:55:00Z" w:id="191">
              <w:r w:rsidRPr="2A5EC7DA">
                <w:rPr>
                  <w:b/>
                  <w:highlight w:val="yellow"/>
                  <w:rPrChange w:author="Lilley, Sarah (COOG - DDAT - Digital)" w:date="2022-10-25T10:34:00Z" w:id="192">
                    <w:rPr>
                      <w:b/>
                    </w:rPr>
                  </w:rPrChange>
                </w:rPr>
                <w:delText>Field Title</w:delText>
              </w:r>
              <w:r>
                <w:rPr>
                  <w:b/>
                </w:rPr>
                <w:delText xml:space="preserve"> </w:delText>
              </w:r>
            </w:del>
          </w:p>
        </w:tc>
        <w:tc>
          <w:tcPr>
            <w:tcW w:w="4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9F" w14:textId="77777777">
            <w:pPr>
              <w:spacing w:before="40" w:after="40"/>
              <w:rPr>
                <w:b/>
                <w:highlight w:val="yellow"/>
                <w:rPrChange w:author="Lilley, Sarah (COOG - DDAT - Digital)" w:date="2022-10-25T10:34:00Z" w:id="193">
                  <w:rPr>
                    <w:b/>
                  </w:rPr>
                </w:rPrChange>
              </w:rPr>
            </w:pPr>
            <w:del w:author="Lilley, Sarah (COOG - DDAT - Digital)" w:date="2022-10-24T09:55:00Z" w:id="194">
              <w:r w:rsidRPr="2A5EC7DA">
                <w:rPr>
                  <w:b/>
                  <w:highlight w:val="yellow"/>
                  <w:rPrChange w:author="Lilley, Sarah (COOG - DDAT - Digital)" w:date="2022-10-25T10:34:00Z" w:id="195">
                    <w:rPr>
                      <w:b/>
                    </w:rPr>
                  </w:rPrChange>
                </w:rPr>
                <w:delText>Description</w:delText>
              </w:r>
              <w:r>
                <w:rPr>
                  <w:b/>
                </w:rPr>
                <w:delText xml:space="preserve"> </w:delText>
              </w:r>
            </w:del>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0" w14:textId="77777777">
            <w:pPr>
              <w:spacing w:before="40" w:after="40"/>
              <w:rPr>
                <w:b/>
                <w:highlight w:val="yellow"/>
                <w:rPrChange w:author="Lilley, Sarah (COOG - DDAT - Digital)" w:date="2022-10-25T10:34:00Z" w:id="196">
                  <w:rPr>
                    <w:b/>
                  </w:rPr>
                </w:rPrChange>
              </w:rPr>
            </w:pPr>
            <w:del w:author="Lilley, Sarah (COOG - DDAT - Digital)" w:date="2022-10-24T09:55:00Z" w:id="197">
              <w:r w:rsidRPr="2A5EC7DA">
                <w:rPr>
                  <w:b/>
                  <w:highlight w:val="yellow"/>
                  <w:rPrChange w:author="Lilley, Sarah (COOG - DDAT - Digital)" w:date="2022-10-25T10:34:00Z" w:id="198">
                    <w:rPr>
                      <w:b/>
                    </w:rPr>
                  </w:rPrChange>
                </w:rPr>
                <w:delText>Applicable to</w:delText>
              </w:r>
              <w:r>
                <w:rPr>
                  <w:b/>
                </w:rPr>
                <w:delText xml:space="preserve">  </w:delText>
              </w:r>
            </w:del>
          </w:p>
        </w:tc>
      </w:tr>
      <w:tr w:rsidR="003C2AE0" w:rsidTr="2A5EC7DA" w14:paraId="625B91A7" w14:textId="77777777">
        <w:trPr>
          <w:trHeight w:val="300"/>
        </w:trPr>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2" w14:textId="77777777">
            <w:pPr>
              <w:spacing w:before="40" w:after="40"/>
              <w:ind w:left="-80"/>
            </w:pPr>
            <w: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3" w14:textId="77777777">
            <w:pPr>
              <w:spacing w:before="40" w:after="40"/>
              <w:ind w:left="-80"/>
            </w:pPr>
            <w:r>
              <w:t xml:space="preserve"> </w:t>
            </w:r>
          </w:p>
        </w:tc>
        <w:tc>
          <w:tcPr>
            <w:tcW w:w="2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4" w14:textId="77777777">
            <w:pPr>
              <w:spacing w:before="40" w:after="40"/>
              <w:ind w:left="-80"/>
            </w:pPr>
            <w:r>
              <w:t xml:space="preserve"> </w:t>
            </w:r>
          </w:p>
        </w:tc>
        <w:tc>
          <w:tcPr>
            <w:tcW w:w="4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5" w14:textId="77777777">
            <w:pPr>
              <w:spacing w:before="40" w:after="40"/>
              <w:ind w:left="-80"/>
            </w:pPr>
            <w:r>
              <w:t xml:space="preserve"> </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6" w14:textId="77777777">
            <w:pPr>
              <w:spacing w:before="40" w:after="40"/>
              <w:ind w:left="-80"/>
            </w:pPr>
            <w:r>
              <w:t xml:space="preserve"> </w:t>
            </w:r>
          </w:p>
        </w:tc>
      </w:tr>
      <w:tr w:rsidR="003C2AE0" w:rsidTr="2A5EC7DA" w14:paraId="625B91AD" w14:textId="77777777">
        <w:trPr>
          <w:trHeight w:val="300"/>
        </w:trPr>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8" w14:textId="77777777">
            <w:pPr>
              <w:spacing w:before="40" w:after="40"/>
              <w:ind w:left="-80"/>
            </w:pPr>
            <w: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9" w14:textId="77777777">
            <w:pPr>
              <w:spacing w:before="40" w:after="40"/>
              <w:ind w:left="-80"/>
            </w:pPr>
            <w:r>
              <w:t xml:space="preserve"> </w:t>
            </w:r>
          </w:p>
        </w:tc>
        <w:tc>
          <w:tcPr>
            <w:tcW w:w="2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A" w14:textId="77777777">
            <w:pPr>
              <w:spacing w:before="40" w:after="40"/>
              <w:ind w:left="-80"/>
            </w:pPr>
            <w:r>
              <w:t xml:space="preserve"> </w:t>
            </w:r>
          </w:p>
        </w:tc>
        <w:tc>
          <w:tcPr>
            <w:tcW w:w="4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B" w14:textId="77777777">
            <w:pPr>
              <w:spacing w:before="40" w:after="40"/>
              <w:ind w:left="-80"/>
            </w:pPr>
            <w:r>
              <w:t xml:space="preserve"> </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tcPr>
          <w:p w:rsidR="003C2AE0" w:rsidRDefault="00C15C95" w14:paraId="625B91AC" w14:textId="77777777">
            <w:pPr>
              <w:spacing w:before="40" w:after="40"/>
              <w:ind w:left="-80"/>
            </w:pPr>
            <w:r>
              <w:t xml:space="preserve"> </w:t>
            </w:r>
          </w:p>
        </w:tc>
      </w:tr>
    </w:tbl>
    <w:p w:rsidR="003C2AE0" w:rsidP="00607E9C" w:rsidRDefault="003C2AE0" w14:paraId="625B91AE" w14:textId="1B3FF371">
      <w:pPr>
        <w:spacing w:after="0"/>
      </w:pPr>
    </w:p>
    <w:sectPr w:rsidR="003C2AE0">
      <w:pgSz w:w="16834" w:h="11909"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D" w:author="Lilley, Sarah (COOG - DDAT - Digital)" w:date="2022-10-26T10:55:00Z" w:id="93">
    <w:p w:rsidR="1ACB620F" w:rsidRDefault="1ACB620F" w14:paraId="014DA332" w14:textId="2BC392EF">
      <w:pPr>
        <w:pStyle w:val="CommentText"/>
      </w:pPr>
      <w:r>
        <w:t>Need this developed for next update</w:t>
      </w:r>
      <w:r>
        <w:rPr>
          <w:rStyle w:val="CommentReference"/>
        </w:rPr>
        <w:annotationRef/>
      </w:r>
    </w:p>
  </w:comment>
  <w:comment w:initials="LD" w:author="Lilley, Sarah (COOG - DDAT - Digital)" w:date="2022-10-26T11:24:00Z" w:id="97"/>
  <w:comment w:initials="LD" w:author="Lilley, Sarah (COOG - DDAT - Digital)" w:date="2022-10-31T14:04:06" w:id="1066460656">
    <w:p w:rsidR="71D018AC" w:rsidRDefault="71D018AC" w14:paraId="4452E456" w14:textId="11062309">
      <w:pPr>
        <w:pStyle w:val="CommentText"/>
      </w:pPr>
      <w:r w:rsidR="71D018AC">
        <w:rPr/>
        <w:t>this is a new image</w:t>
      </w:r>
      <w:r>
        <w:rPr>
          <w:rStyle w:val="CommentReference"/>
        </w:rPr>
        <w:annotationRef/>
      </w:r>
    </w:p>
  </w:comment>
  <w:comment w:initials="LD" w:author="Lilley, Sarah (COOG - DDAT - Digital)" w:date="2022-10-31T14:10:36" w:id="273739350">
    <w:p w:rsidR="71D018AC" w:rsidRDefault="71D018AC" w14:paraId="701DD508" w14:textId="7DBDB2DC">
      <w:pPr>
        <w:pStyle w:val="CommentText"/>
      </w:pPr>
      <w:r w:rsidR="71D018AC">
        <w:rPr/>
        <w:t>This is a new image</w:t>
      </w:r>
      <w:r>
        <w:rPr>
          <w:rStyle w:val="CommentReference"/>
        </w:rPr>
        <w:annotationRef/>
      </w:r>
    </w:p>
  </w:comment>
  <w:comment w:initials="LD" w:author="Lilley, Sarah (COOG - DDAT - Digital)" w:date="2022-10-31T14:10:48" w:id="1957385107">
    <w:p w:rsidR="71D018AC" w:rsidRDefault="71D018AC" w14:paraId="436199D4" w14:textId="58628F8D">
      <w:pPr>
        <w:pStyle w:val="CommentText"/>
      </w:pPr>
      <w:r w:rsidR="71D018AC">
        <w:rPr/>
        <w:t>This is a new image</w:t>
      </w:r>
      <w:r>
        <w:rPr>
          <w:rStyle w:val="CommentReference"/>
        </w:rPr>
        <w:annotationRef/>
      </w:r>
    </w:p>
  </w:comment>
  <w:comment w:initials="LD" w:author="Lilley, Sarah (COOG - DDAT - Digital)" w:date="2022-10-31T14:10:56" w:id="93393276">
    <w:p w:rsidR="71D018AC" w:rsidRDefault="71D018AC" w14:paraId="4A8C367A" w14:textId="57390CDC">
      <w:pPr>
        <w:pStyle w:val="CommentText"/>
      </w:pPr>
      <w:r w:rsidR="71D018AC">
        <w:rPr/>
        <w:t>This is a new image</w:t>
      </w:r>
      <w:r>
        <w:rPr>
          <w:rStyle w:val="CommentReference"/>
        </w:rPr>
        <w:annotationRef/>
      </w:r>
    </w:p>
  </w:comment>
  <w:comment w:initials="LD" w:author="Lilley, Sarah (COOG - DDAT - Digital)" w:date="2022-10-31T14:11:04" w:id="212851995">
    <w:p w:rsidR="71D018AC" w:rsidRDefault="71D018AC" w14:paraId="27BD20FF" w14:textId="79BDBD14">
      <w:pPr>
        <w:pStyle w:val="CommentText"/>
      </w:pPr>
      <w:r w:rsidR="71D018AC">
        <w:rPr/>
        <w:t>This is a new image</w:t>
      </w:r>
      <w:r>
        <w:rPr>
          <w:rStyle w:val="CommentReference"/>
        </w:rPr>
        <w:annotationRef/>
      </w:r>
    </w:p>
  </w:comment>
  <w:comment w:initials="LD" w:author="Lilley, Sarah (COOG - DDAT - Digital)" w:date="2022-10-31T14:13:42" w:id="1335724196">
    <w:p w:rsidR="71D018AC" w:rsidRDefault="71D018AC" w14:paraId="41CAA615" w14:textId="6379024D">
      <w:pPr>
        <w:pStyle w:val="CommentText"/>
      </w:pPr>
      <w:r w:rsidR="71D018AC">
        <w:rPr/>
        <w:t>this is a new image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14DA332"/>
  <w15:commentEx w15:done="0" w15:paraId="0724B97E"/>
  <w15:commentEx w15:done="0" w15:paraId="4452E456"/>
  <w15:commentEx w15:done="0" w15:paraId="701DD508"/>
  <w15:commentEx w15:done="0" w15:paraId="436199D4"/>
  <w15:commentEx w15:done="0" w15:paraId="4A8C367A"/>
  <w15:commentEx w15:done="0" w15:paraId="27BD20FF"/>
  <w15:commentEx w15:done="0" w15:paraId="41CAA61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DD69391" w16cex:dateUtc="2022-10-26T09:55:00Z"/>
  <w16cex:commentExtensible w16cex:durableId="124E5813" w16cex:dateUtc="2022-10-26T10:24:00Z"/>
  <w16cex:commentExtensible w16cex:durableId="5108A8EF" w16cex:dateUtc="2022-10-31T14:04:06.418Z"/>
  <w16cex:commentExtensible w16cex:durableId="63B3C920" w16cex:dateUtc="2022-10-31T14:10:36.614Z"/>
  <w16cex:commentExtensible w16cex:durableId="5DC549A2" w16cex:dateUtc="2022-10-31T14:10:48.439Z"/>
  <w16cex:commentExtensible w16cex:durableId="73E06D6A" w16cex:dateUtc="2022-10-31T14:10:56.548Z"/>
  <w16cex:commentExtensible w16cex:durableId="5453B5C6" w16cex:dateUtc="2022-10-31T14:11:04.411Z"/>
  <w16cex:commentExtensible w16cex:durableId="04342918" w16cex:dateUtc="2022-10-31T14:13:42.766Z"/>
</w16cex:commentsExtensible>
</file>

<file path=word/commentsIds.xml><?xml version="1.0" encoding="utf-8"?>
<w16cid:commentsIds xmlns:mc="http://schemas.openxmlformats.org/markup-compatibility/2006" xmlns:w16cid="http://schemas.microsoft.com/office/word/2016/wordml/cid" mc:Ignorable="w16cid">
  <w16cid:commentId w16cid:paraId="014DA332" w16cid:durableId="5DD69391"/>
  <w16cid:commentId w16cid:paraId="0724B97E" w16cid:durableId="124E5813"/>
  <w16cid:commentId w16cid:paraId="4452E456" w16cid:durableId="5108A8EF"/>
  <w16cid:commentId w16cid:paraId="701DD508" w16cid:durableId="63B3C920"/>
  <w16cid:commentId w16cid:paraId="436199D4" w16cid:durableId="5DC549A2"/>
  <w16cid:commentId w16cid:paraId="4A8C367A" w16cid:durableId="73E06D6A"/>
  <w16cid:commentId w16cid:paraId="27BD20FF" w16cid:durableId="5453B5C6"/>
  <w16cid:commentId w16cid:paraId="41CAA615" w16cid:durableId="043429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75F8" w:rsidRDefault="001C75F8" w14:paraId="10CC5B14" w14:textId="77777777">
      <w:pPr>
        <w:spacing w:after="0" w:line="240" w:lineRule="auto"/>
      </w:pPr>
      <w:r>
        <w:separator/>
      </w:r>
    </w:p>
  </w:endnote>
  <w:endnote w:type="continuationSeparator" w:id="0">
    <w:p w:rsidR="001C75F8" w:rsidRDefault="001C75F8" w14:paraId="39E85C51" w14:textId="77777777">
      <w:pPr>
        <w:spacing w:after="0" w:line="240" w:lineRule="auto"/>
      </w:pPr>
      <w:r>
        <w:continuationSeparator/>
      </w:r>
    </w:p>
  </w:endnote>
  <w:endnote w:type="continuationNotice" w:id="1">
    <w:p w:rsidR="001C75F8" w:rsidRDefault="001C75F8" w14:paraId="4D69062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2AE0" w:rsidRDefault="00C15C95" w14:paraId="625B924A" w14:textId="5A62E6C5">
    <w:pPr>
      <w:spacing w:before="240" w:after="240"/>
      <w:jc w:val="right"/>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75F8" w:rsidRDefault="001C75F8" w14:paraId="7AD04A45" w14:textId="77777777">
      <w:pPr>
        <w:spacing w:after="0" w:line="240" w:lineRule="auto"/>
      </w:pPr>
      <w:r>
        <w:separator/>
      </w:r>
    </w:p>
  </w:footnote>
  <w:footnote w:type="continuationSeparator" w:id="0">
    <w:p w:rsidR="001C75F8" w:rsidRDefault="001C75F8" w14:paraId="508E8182" w14:textId="77777777">
      <w:pPr>
        <w:spacing w:after="0" w:line="240" w:lineRule="auto"/>
      </w:pPr>
      <w:r>
        <w:continuationSeparator/>
      </w:r>
    </w:p>
  </w:footnote>
  <w:footnote w:type="continuationNotice" w:id="1">
    <w:p w:rsidR="001C75F8" w:rsidRDefault="001C75F8" w14:paraId="758133D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2AE0" w:rsidRDefault="003C2AE0" w14:paraId="625B9249" w14:textId="77777777"/>
</w:hdr>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type="LegacyProofing"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4">
    <w:nsid w:val="11b4fc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47725e1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92">
    <w:nsid w:val="accf6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4cee48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0537E"/>
    <w:multiLevelType w:val="multilevel"/>
    <w:tmpl w:val="C2385FEA"/>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2501E"/>
    <w:multiLevelType w:val="multilevel"/>
    <w:tmpl w:val="AB349B38"/>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AC92A8"/>
    <w:multiLevelType w:val="hybridMultilevel"/>
    <w:tmpl w:val="C22213F4"/>
    <w:lvl w:ilvl="0" w:tplc="E4C02E56">
      <w:start w:val="1"/>
      <w:numFmt w:val="bullet"/>
      <w:lvlText w:val=""/>
      <w:lvlJc w:val="left"/>
      <w:pPr>
        <w:ind w:left="720" w:hanging="360"/>
      </w:pPr>
      <w:rPr>
        <w:rFonts w:hint="default" w:ascii="Symbol" w:hAnsi="Symbol"/>
      </w:rPr>
    </w:lvl>
    <w:lvl w:ilvl="1" w:tplc="0936CC32">
      <w:start w:val="1"/>
      <w:numFmt w:val="bullet"/>
      <w:lvlText w:val="o"/>
      <w:lvlJc w:val="left"/>
      <w:pPr>
        <w:ind w:left="1440" w:hanging="360"/>
      </w:pPr>
      <w:rPr>
        <w:rFonts w:hint="default" w:ascii="Courier New" w:hAnsi="Courier New"/>
      </w:rPr>
    </w:lvl>
    <w:lvl w:ilvl="2" w:tplc="398E9068">
      <w:start w:val="1"/>
      <w:numFmt w:val="bullet"/>
      <w:lvlText w:val=""/>
      <w:lvlJc w:val="left"/>
      <w:pPr>
        <w:ind w:left="2160" w:hanging="360"/>
      </w:pPr>
      <w:rPr>
        <w:rFonts w:hint="default" w:ascii="Wingdings" w:hAnsi="Wingdings"/>
      </w:rPr>
    </w:lvl>
    <w:lvl w:ilvl="3" w:tplc="9028C47C">
      <w:start w:val="1"/>
      <w:numFmt w:val="bullet"/>
      <w:lvlText w:val=""/>
      <w:lvlJc w:val="left"/>
      <w:pPr>
        <w:ind w:left="2880" w:hanging="360"/>
      </w:pPr>
      <w:rPr>
        <w:rFonts w:hint="default" w:ascii="Symbol" w:hAnsi="Symbol"/>
      </w:rPr>
    </w:lvl>
    <w:lvl w:ilvl="4" w:tplc="5A4C7BDC">
      <w:start w:val="1"/>
      <w:numFmt w:val="bullet"/>
      <w:lvlText w:val="o"/>
      <w:lvlJc w:val="left"/>
      <w:pPr>
        <w:ind w:left="3600" w:hanging="360"/>
      </w:pPr>
      <w:rPr>
        <w:rFonts w:hint="default" w:ascii="Courier New" w:hAnsi="Courier New"/>
      </w:rPr>
    </w:lvl>
    <w:lvl w:ilvl="5" w:tplc="30D25B46">
      <w:start w:val="1"/>
      <w:numFmt w:val="bullet"/>
      <w:lvlText w:val=""/>
      <w:lvlJc w:val="left"/>
      <w:pPr>
        <w:ind w:left="4320" w:hanging="360"/>
      </w:pPr>
      <w:rPr>
        <w:rFonts w:hint="default" w:ascii="Wingdings" w:hAnsi="Wingdings"/>
      </w:rPr>
    </w:lvl>
    <w:lvl w:ilvl="6" w:tplc="F990CAE8">
      <w:start w:val="1"/>
      <w:numFmt w:val="bullet"/>
      <w:lvlText w:val=""/>
      <w:lvlJc w:val="left"/>
      <w:pPr>
        <w:ind w:left="5040" w:hanging="360"/>
      </w:pPr>
      <w:rPr>
        <w:rFonts w:hint="default" w:ascii="Symbol" w:hAnsi="Symbol"/>
      </w:rPr>
    </w:lvl>
    <w:lvl w:ilvl="7" w:tplc="9AD0C1E6">
      <w:start w:val="1"/>
      <w:numFmt w:val="bullet"/>
      <w:lvlText w:val="o"/>
      <w:lvlJc w:val="left"/>
      <w:pPr>
        <w:ind w:left="5760" w:hanging="360"/>
      </w:pPr>
      <w:rPr>
        <w:rFonts w:hint="default" w:ascii="Courier New" w:hAnsi="Courier New"/>
      </w:rPr>
    </w:lvl>
    <w:lvl w:ilvl="8" w:tplc="4D6A3828">
      <w:start w:val="1"/>
      <w:numFmt w:val="bullet"/>
      <w:lvlText w:val=""/>
      <w:lvlJc w:val="left"/>
      <w:pPr>
        <w:ind w:left="6480" w:hanging="360"/>
      </w:pPr>
      <w:rPr>
        <w:rFonts w:hint="default" w:ascii="Wingdings" w:hAnsi="Wingdings"/>
      </w:rPr>
    </w:lvl>
  </w:abstractNum>
  <w:abstractNum w:abstractNumId="6" w15:restartNumberingAfterBreak="0">
    <w:nsid w:val="0E4EB277"/>
    <w:multiLevelType w:val="hybridMultilevel"/>
    <w:tmpl w:val="0A0A7C3C"/>
    <w:lvl w:ilvl="0" w:tplc="AFAE15B4">
      <w:start w:val="1"/>
      <w:numFmt w:val="decimal"/>
      <w:lvlText w:val="%1."/>
      <w:lvlJc w:val="left"/>
      <w:pPr>
        <w:ind w:left="1080" w:hanging="360"/>
      </w:pPr>
    </w:lvl>
    <w:lvl w:ilvl="1" w:tplc="15FCA53A">
      <w:start w:val="1"/>
      <w:numFmt w:val="bullet"/>
      <w:lvlText w:val="o"/>
      <w:lvlJc w:val="left"/>
      <w:pPr>
        <w:ind w:left="1800" w:hanging="360"/>
      </w:pPr>
      <w:rPr>
        <w:rFonts w:hint="default" w:ascii="Courier New" w:hAnsi="Courier New"/>
      </w:rPr>
    </w:lvl>
    <w:lvl w:ilvl="2" w:tplc="4CE448D6">
      <w:start w:val="1"/>
      <w:numFmt w:val="bullet"/>
      <w:lvlText w:val=""/>
      <w:lvlJc w:val="left"/>
      <w:pPr>
        <w:ind w:left="2520" w:hanging="360"/>
      </w:pPr>
      <w:rPr>
        <w:rFonts w:hint="default" w:ascii="Wingdings" w:hAnsi="Wingdings"/>
      </w:rPr>
    </w:lvl>
    <w:lvl w:ilvl="3" w:tplc="C8D8B68E">
      <w:start w:val="1"/>
      <w:numFmt w:val="bullet"/>
      <w:lvlText w:val=""/>
      <w:lvlJc w:val="left"/>
      <w:pPr>
        <w:ind w:left="3240" w:hanging="360"/>
      </w:pPr>
      <w:rPr>
        <w:rFonts w:hint="default" w:ascii="Symbol" w:hAnsi="Symbol"/>
      </w:rPr>
    </w:lvl>
    <w:lvl w:ilvl="4" w:tplc="1E7E22A8">
      <w:start w:val="1"/>
      <w:numFmt w:val="bullet"/>
      <w:lvlText w:val="o"/>
      <w:lvlJc w:val="left"/>
      <w:pPr>
        <w:ind w:left="3960" w:hanging="360"/>
      </w:pPr>
      <w:rPr>
        <w:rFonts w:hint="default" w:ascii="Courier New" w:hAnsi="Courier New"/>
      </w:rPr>
    </w:lvl>
    <w:lvl w:ilvl="5" w:tplc="E8EA2040">
      <w:start w:val="1"/>
      <w:numFmt w:val="bullet"/>
      <w:lvlText w:val=""/>
      <w:lvlJc w:val="left"/>
      <w:pPr>
        <w:ind w:left="4680" w:hanging="360"/>
      </w:pPr>
      <w:rPr>
        <w:rFonts w:hint="default" w:ascii="Wingdings" w:hAnsi="Wingdings"/>
      </w:rPr>
    </w:lvl>
    <w:lvl w:ilvl="6" w:tplc="A6823BA8">
      <w:start w:val="1"/>
      <w:numFmt w:val="bullet"/>
      <w:lvlText w:val=""/>
      <w:lvlJc w:val="left"/>
      <w:pPr>
        <w:ind w:left="5400" w:hanging="360"/>
      </w:pPr>
      <w:rPr>
        <w:rFonts w:hint="default" w:ascii="Symbol" w:hAnsi="Symbol"/>
      </w:rPr>
    </w:lvl>
    <w:lvl w:ilvl="7" w:tplc="EED26DC6">
      <w:start w:val="1"/>
      <w:numFmt w:val="bullet"/>
      <w:lvlText w:val="o"/>
      <w:lvlJc w:val="left"/>
      <w:pPr>
        <w:ind w:left="6120" w:hanging="360"/>
      </w:pPr>
      <w:rPr>
        <w:rFonts w:hint="default" w:ascii="Courier New" w:hAnsi="Courier New"/>
      </w:rPr>
    </w:lvl>
    <w:lvl w:ilvl="8" w:tplc="E324A1C6">
      <w:start w:val="1"/>
      <w:numFmt w:val="bullet"/>
      <w:lvlText w:val=""/>
      <w:lvlJc w:val="left"/>
      <w:pPr>
        <w:ind w:left="6840" w:hanging="360"/>
      </w:pPr>
      <w:rPr>
        <w:rFonts w:hint="default" w:ascii="Wingdings" w:hAnsi="Wingdings"/>
      </w:rPr>
    </w:lvl>
  </w:abstractNum>
  <w:abstractNum w:abstractNumId="7"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15643D"/>
    <w:multiLevelType w:val="multilevel"/>
    <w:tmpl w:val="AD7AAE16"/>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3E6F21"/>
    <w:multiLevelType w:val="multilevel"/>
    <w:tmpl w:val="06D209A4"/>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6C03F4"/>
    <w:multiLevelType w:val="hybridMultilevel"/>
    <w:tmpl w:val="A04296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B81F46"/>
    <w:multiLevelType w:val="multilevel"/>
    <w:tmpl w:val="D7D8F5D8"/>
    <w:lvl w:ilvl="0">
      <w:start w:val="6"/>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53344CA"/>
    <w:multiLevelType w:val="multilevel"/>
    <w:tmpl w:val="87203846"/>
    <w:lvl w:ilvl="0">
      <w:start w:val="6"/>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417A17"/>
    <w:multiLevelType w:val="multilevel"/>
    <w:tmpl w:val="2E8E57CA"/>
    <w:lvl w:ilvl="0">
      <w:start w:val="1"/>
      <w:numFmt w:val="decimal"/>
      <w:lvlText w:val="%1)"/>
      <w:lvlJc w:val="left"/>
      <w:pPr>
        <w:ind w:left="850" w:hanging="359"/>
      </w:pPr>
      <w:rPr>
        <w:rFonts w:ascii="Arial" w:hAnsi="Arial" w:eastAsia="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9FA2834"/>
    <w:multiLevelType w:val="multilevel"/>
    <w:tmpl w:val="37D67880"/>
    <w:lvl w:ilvl="0">
      <w:start w:val="1"/>
      <w:numFmt w:val="bullet"/>
      <w:lvlText w:val="●"/>
      <w:lvlJc w:val="left"/>
      <w:pPr>
        <w:ind w:left="850" w:hanging="359"/>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924842"/>
    <w:multiLevelType w:val="multilevel"/>
    <w:tmpl w:val="B810C406"/>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C417402"/>
    <w:multiLevelType w:val="multilevel"/>
    <w:tmpl w:val="70C23962"/>
    <w:lvl w:ilvl="0">
      <w:start w:val="1"/>
      <w:numFmt w:val="bullet"/>
      <w:lvlText w:val="●"/>
      <w:lvlJc w:val="left"/>
      <w:pPr>
        <w:ind w:left="850" w:hanging="359"/>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FF80154"/>
    <w:multiLevelType w:val="hybridMultilevel"/>
    <w:tmpl w:val="42FE8A9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30A27BBA"/>
    <w:multiLevelType w:val="multilevel"/>
    <w:tmpl w:val="C96AA1C2"/>
    <w:lvl w:ilvl="0">
      <w:start w:val="2"/>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2489B05"/>
    <w:multiLevelType w:val="hybridMultilevel"/>
    <w:tmpl w:val="FFFFFFFF"/>
    <w:lvl w:ilvl="0" w:tplc="294E0DC0">
      <w:start w:val="1"/>
      <w:numFmt w:val="bullet"/>
      <w:lvlText w:val=""/>
      <w:lvlJc w:val="left"/>
      <w:pPr>
        <w:ind w:left="720" w:hanging="360"/>
      </w:pPr>
      <w:rPr>
        <w:rFonts w:hint="default" w:ascii="Symbol" w:hAnsi="Symbol"/>
      </w:rPr>
    </w:lvl>
    <w:lvl w:ilvl="1" w:tplc="FE129F36">
      <w:start w:val="1"/>
      <w:numFmt w:val="bullet"/>
      <w:lvlText w:val="o"/>
      <w:lvlJc w:val="left"/>
      <w:pPr>
        <w:ind w:left="1440" w:hanging="360"/>
      </w:pPr>
      <w:rPr>
        <w:rFonts w:hint="default" w:ascii="Courier New" w:hAnsi="Courier New"/>
      </w:rPr>
    </w:lvl>
    <w:lvl w:ilvl="2" w:tplc="7E389C8A">
      <w:start w:val="1"/>
      <w:numFmt w:val="bullet"/>
      <w:lvlText w:val=""/>
      <w:lvlJc w:val="left"/>
      <w:pPr>
        <w:ind w:left="2160" w:hanging="360"/>
      </w:pPr>
      <w:rPr>
        <w:rFonts w:hint="default" w:ascii="Wingdings" w:hAnsi="Wingdings"/>
      </w:rPr>
    </w:lvl>
    <w:lvl w:ilvl="3" w:tplc="C6BE1C24">
      <w:start w:val="1"/>
      <w:numFmt w:val="bullet"/>
      <w:lvlText w:val=""/>
      <w:lvlJc w:val="left"/>
      <w:pPr>
        <w:ind w:left="2880" w:hanging="360"/>
      </w:pPr>
      <w:rPr>
        <w:rFonts w:hint="default" w:ascii="Symbol" w:hAnsi="Symbol"/>
      </w:rPr>
    </w:lvl>
    <w:lvl w:ilvl="4" w:tplc="D94CD626">
      <w:start w:val="1"/>
      <w:numFmt w:val="bullet"/>
      <w:lvlText w:val="o"/>
      <w:lvlJc w:val="left"/>
      <w:pPr>
        <w:ind w:left="3600" w:hanging="360"/>
      </w:pPr>
      <w:rPr>
        <w:rFonts w:hint="default" w:ascii="Courier New" w:hAnsi="Courier New"/>
      </w:rPr>
    </w:lvl>
    <w:lvl w:ilvl="5" w:tplc="022EF9FE">
      <w:start w:val="1"/>
      <w:numFmt w:val="bullet"/>
      <w:lvlText w:val=""/>
      <w:lvlJc w:val="left"/>
      <w:pPr>
        <w:ind w:left="4320" w:hanging="360"/>
      </w:pPr>
      <w:rPr>
        <w:rFonts w:hint="default" w:ascii="Wingdings" w:hAnsi="Wingdings"/>
      </w:rPr>
    </w:lvl>
    <w:lvl w:ilvl="6" w:tplc="0BA045EC">
      <w:start w:val="1"/>
      <w:numFmt w:val="bullet"/>
      <w:lvlText w:val=""/>
      <w:lvlJc w:val="left"/>
      <w:pPr>
        <w:ind w:left="5040" w:hanging="360"/>
      </w:pPr>
      <w:rPr>
        <w:rFonts w:hint="default" w:ascii="Symbol" w:hAnsi="Symbol"/>
      </w:rPr>
    </w:lvl>
    <w:lvl w:ilvl="7" w:tplc="E5EC1BB2">
      <w:start w:val="1"/>
      <w:numFmt w:val="bullet"/>
      <w:lvlText w:val="o"/>
      <w:lvlJc w:val="left"/>
      <w:pPr>
        <w:ind w:left="5760" w:hanging="360"/>
      </w:pPr>
      <w:rPr>
        <w:rFonts w:hint="default" w:ascii="Courier New" w:hAnsi="Courier New"/>
      </w:rPr>
    </w:lvl>
    <w:lvl w:ilvl="8" w:tplc="FFC4D128">
      <w:start w:val="1"/>
      <w:numFmt w:val="bullet"/>
      <w:lvlText w:val=""/>
      <w:lvlJc w:val="left"/>
      <w:pPr>
        <w:ind w:left="6480" w:hanging="360"/>
      </w:pPr>
      <w:rPr>
        <w:rFonts w:hint="default" w:ascii="Wingdings" w:hAnsi="Wingdings"/>
      </w:rPr>
    </w:lvl>
  </w:abstractNum>
  <w:abstractNum w:abstractNumId="29"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AA517E"/>
    <w:multiLevelType w:val="hybridMultilevel"/>
    <w:tmpl w:val="04FE035E"/>
    <w:lvl w:ilvl="0" w:tplc="A82C4FEC">
      <w:start w:val="1"/>
      <w:numFmt w:val="bullet"/>
      <w:lvlText w:val=""/>
      <w:lvlJc w:val="left"/>
      <w:pPr>
        <w:ind w:left="1440" w:hanging="360"/>
      </w:pPr>
      <w:rPr>
        <w:rFonts w:hint="default" w:ascii="Symbol" w:hAnsi="Symbol"/>
      </w:rPr>
    </w:lvl>
    <w:lvl w:ilvl="1" w:tplc="622A5874">
      <w:start w:val="1"/>
      <w:numFmt w:val="bullet"/>
      <w:lvlText w:val="o"/>
      <w:lvlJc w:val="left"/>
      <w:pPr>
        <w:ind w:left="2160" w:hanging="360"/>
      </w:pPr>
      <w:rPr>
        <w:rFonts w:hint="default" w:ascii="Courier New" w:hAnsi="Courier New"/>
      </w:rPr>
    </w:lvl>
    <w:lvl w:ilvl="2" w:tplc="B34A9A42">
      <w:start w:val="1"/>
      <w:numFmt w:val="bullet"/>
      <w:lvlText w:val=""/>
      <w:lvlJc w:val="left"/>
      <w:pPr>
        <w:ind w:left="2880" w:hanging="360"/>
      </w:pPr>
      <w:rPr>
        <w:rFonts w:hint="default" w:ascii="Wingdings" w:hAnsi="Wingdings"/>
      </w:rPr>
    </w:lvl>
    <w:lvl w:ilvl="3" w:tplc="4314E652">
      <w:start w:val="1"/>
      <w:numFmt w:val="bullet"/>
      <w:lvlText w:val=""/>
      <w:lvlJc w:val="left"/>
      <w:pPr>
        <w:ind w:left="3600" w:hanging="360"/>
      </w:pPr>
      <w:rPr>
        <w:rFonts w:hint="default" w:ascii="Symbol" w:hAnsi="Symbol"/>
      </w:rPr>
    </w:lvl>
    <w:lvl w:ilvl="4" w:tplc="9A729ACA">
      <w:start w:val="1"/>
      <w:numFmt w:val="bullet"/>
      <w:lvlText w:val="o"/>
      <w:lvlJc w:val="left"/>
      <w:pPr>
        <w:ind w:left="4320" w:hanging="360"/>
      </w:pPr>
      <w:rPr>
        <w:rFonts w:hint="default" w:ascii="Courier New" w:hAnsi="Courier New"/>
      </w:rPr>
    </w:lvl>
    <w:lvl w:ilvl="5" w:tplc="C46872E8">
      <w:start w:val="1"/>
      <w:numFmt w:val="bullet"/>
      <w:lvlText w:val=""/>
      <w:lvlJc w:val="left"/>
      <w:pPr>
        <w:ind w:left="5040" w:hanging="360"/>
      </w:pPr>
      <w:rPr>
        <w:rFonts w:hint="default" w:ascii="Wingdings" w:hAnsi="Wingdings"/>
      </w:rPr>
    </w:lvl>
    <w:lvl w:ilvl="6" w:tplc="9C1C5020">
      <w:start w:val="1"/>
      <w:numFmt w:val="bullet"/>
      <w:lvlText w:val=""/>
      <w:lvlJc w:val="left"/>
      <w:pPr>
        <w:ind w:left="5760" w:hanging="360"/>
      </w:pPr>
      <w:rPr>
        <w:rFonts w:hint="default" w:ascii="Symbol" w:hAnsi="Symbol"/>
      </w:rPr>
    </w:lvl>
    <w:lvl w:ilvl="7" w:tplc="410CD504">
      <w:start w:val="1"/>
      <w:numFmt w:val="bullet"/>
      <w:lvlText w:val="o"/>
      <w:lvlJc w:val="left"/>
      <w:pPr>
        <w:ind w:left="6480" w:hanging="360"/>
      </w:pPr>
      <w:rPr>
        <w:rFonts w:hint="default" w:ascii="Courier New" w:hAnsi="Courier New"/>
      </w:rPr>
    </w:lvl>
    <w:lvl w:ilvl="8" w:tplc="B164BA3E">
      <w:start w:val="1"/>
      <w:numFmt w:val="bullet"/>
      <w:lvlText w:val=""/>
      <w:lvlJc w:val="left"/>
      <w:pPr>
        <w:ind w:left="7200" w:hanging="360"/>
      </w:pPr>
      <w:rPr>
        <w:rFonts w:hint="default" w:ascii="Wingdings" w:hAnsi="Wingdings"/>
      </w:rPr>
    </w:lvl>
  </w:abstractNum>
  <w:abstractNum w:abstractNumId="31" w15:restartNumberingAfterBreak="0">
    <w:nsid w:val="3314AA8B"/>
    <w:multiLevelType w:val="hybridMultilevel"/>
    <w:tmpl w:val="FFFFFFFF"/>
    <w:lvl w:ilvl="0" w:tplc="C5C25CF0">
      <w:start w:val="1"/>
      <w:numFmt w:val="decimal"/>
      <w:lvlText w:val="%1."/>
      <w:lvlJc w:val="left"/>
      <w:pPr>
        <w:ind w:left="720" w:hanging="360"/>
      </w:pPr>
    </w:lvl>
    <w:lvl w:ilvl="1" w:tplc="C2F83D28">
      <w:start w:val="1"/>
      <w:numFmt w:val="lowerLetter"/>
      <w:lvlText w:val="%2."/>
      <w:lvlJc w:val="left"/>
      <w:pPr>
        <w:ind w:left="1440" w:hanging="360"/>
      </w:pPr>
    </w:lvl>
    <w:lvl w:ilvl="2" w:tplc="76B0C9B0">
      <w:start w:val="1"/>
      <w:numFmt w:val="lowerRoman"/>
      <w:lvlText w:val="%3."/>
      <w:lvlJc w:val="right"/>
      <w:pPr>
        <w:ind w:left="2160" w:hanging="180"/>
      </w:pPr>
    </w:lvl>
    <w:lvl w:ilvl="3" w:tplc="FE50DC58">
      <w:start w:val="1"/>
      <w:numFmt w:val="decimal"/>
      <w:lvlText w:val="%4."/>
      <w:lvlJc w:val="left"/>
      <w:pPr>
        <w:ind w:left="2880" w:hanging="360"/>
      </w:pPr>
    </w:lvl>
    <w:lvl w:ilvl="4" w:tplc="DAF0E75A">
      <w:start w:val="1"/>
      <w:numFmt w:val="lowerLetter"/>
      <w:lvlText w:val="%5."/>
      <w:lvlJc w:val="left"/>
      <w:pPr>
        <w:ind w:left="3600" w:hanging="360"/>
      </w:pPr>
    </w:lvl>
    <w:lvl w:ilvl="5" w:tplc="F170027A">
      <w:start w:val="1"/>
      <w:numFmt w:val="lowerRoman"/>
      <w:lvlText w:val="%6."/>
      <w:lvlJc w:val="right"/>
      <w:pPr>
        <w:ind w:left="4320" w:hanging="180"/>
      </w:pPr>
    </w:lvl>
    <w:lvl w:ilvl="6" w:tplc="6D26C294">
      <w:start w:val="1"/>
      <w:numFmt w:val="decimal"/>
      <w:lvlText w:val="%7."/>
      <w:lvlJc w:val="left"/>
      <w:pPr>
        <w:ind w:left="5040" w:hanging="360"/>
      </w:pPr>
    </w:lvl>
    <w:lvl w:ilvl="7" w:tplc="5BEAA152">
      <w:start w:val="1"/>
      <w:numFmt w:val="lowerLetter"/>
      <w:lvlText w:val="%8."/>
      <w:lvlJc w:val="left"/>
      <w:pPr>
        <w:ind w:left="5760" w:hanging="360"/>
      </w:pPr>
    </w:lvl>
    <w:lvl w:ilvl="8" w:tplc="76AC118C">
      <w:start w:val="1"/>
      <w:numFmt w:val="lowerRoman"/>
      <w:lvlText w:val="%9."/>
      <w:lvlJc w:val="right"/>
      <w:pPr>
        <w:ind w:left="6480" w:hanging="180"/>
      </w:pPr>
    </w:lvl>
  </w:abstractNum>
  <w:abstractNum w:abstractNumId="32" w15:restartNumberingAfterBreak="0">
    <w:nsid w:val="33D126AA"/>
    <w:multiLevelType w:val="multilevel"/>
    <w:tmpl w:val="0EF8ABB4"/>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34" w15:restartNumberingAfterBreak="0">
    <w:nsid w:val="35FE0304"/>
    <w:multiLevelType w:val="hybridMultilevel"/>
    <w:tmpl w:val="DF1CEC7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38" w15:restartNumberingAfterBreak="0">
    <w:nsid w:val="44767741"/>
    <w:multiLevelType w:val="hybridMultilevel"/>
    <w:tmpl w:val="9ADA1718"/>
    <w:lvl w:ilvl="0" w:tplc="35824B82">
      <w:start w:val="1"/>
      <w:numFmt w:val="bullet"/>
      <w:lvlText w:val=""/>
      <w:lvlJc w:val="left"/>
      <w:pPr>
        <w:ind w:left="720" w:hanging="360"/>
      </w:pPr>
      <w:rPr>
        <w:rFonts w:hint="default" w:ascii="Symbol" w:hAnsi="Symbol"/>
      </w:rPr>
    </w:lvl>
    <w:lvl w:ilvl="1" w:tplc="47FC1D36">
      <w:start w:val="1"/>
      <w:numFmt w:val="lowerLetter"/>
      <w:lvlText w:val="%2."/>
      <w:lvlJc w:val="left"/>
      <w:pPr>
        <w:ind w:left="1440" w:hanging="360"/>
      </w:pPr>
    </w:lvl>
    <w:lvl w:ilvl="2" w:tplc="EFE266D8">
      <w:start w:val="1"/>
      <w:numFmt w:val="lowerRoman"/>
      <w:lvlText w:val="%3."/>
      <w:lvlJc w:val="right"/>
      <w:pPr>
        <w:ind w:left="2160" w:hanging="180"/>
      </w:pPr>
    </w:lvl>
    <w:lvl w:ilvl="3" w:tplc="C3FC0E04">
      <w:start w:val="1"/>
      <w:numFmt w:val="decimal"/>
      <w:lvlText w:val="%4."/>
      <w:lvlJc w:val="left"/>
      <w:pPr>
        <w:ind w:left="2880" w:hanging="360"/>
      </w:pPr>
    </w:lvl>
    <w:lvl w:ilvl="4" w:tplc="2AA0AB0E">
      <w:start w:val="1"/>
      <w:numFmt w:val="lowerLetter"/>
      <w:lvlText w:val="%5."/>
      <w:lvlJc w:val="left"/>
      <w:pPr>
        <w:ind w:left="3600" w:hanging="360"/>
      </w:pPr>
    </w:lvl>
    <w:lvl w:ilvl="5" w:tplc="D2AA73A6">
      <w:start w:val="1"/>
      <w:numFmt w:val="lowerRoman"/>
      <w:lvlText w:val="%6."/>
      <w:lvlJc w:val="right"/>
      <w:pPr>
        <w:ind w:left="4320" w:hanging="180"/>
      </w:pPr>
    </w:lvl>
    <w:lvl w:ilvl="6" w:tplc="3196CE62">
      <w:start w:val="1"/>
      <w:numFmt w:val="decimal"/>
      <w:lvlText w:val="%7."/>
      <w:lvlJc w:val="left"/>
      <w:pPr>
        <w:ind w:left="5040" w:hanging="360"/>
      </w:pPr>
    </w:lvl>
    <w:lvl w:ilvl="7" w:tplc="1772D8E0">
      <w:start w:val="1"/>
      <w:numFmt w:val="lowerLetter"/>
      <w:lvlText w:val="%8."/>
      <w:lvlJc w:val="left"/>
      <w:pPr>
        <w:ind w:left="5760" w:hanging="360"/>
      </w:pPr>
    </w:lvl>
    <w:lvl w:ilvl="8" w:tplc="81FC0E56">
      <w:start w:val="1"/>
      <w:numFmt w:val="lowerRoman"/>
      <w:lvlText w:val="%9."/>
      <w:lvlJc w:val="right"/>
      <w:pPr>
        <w:ind w:left="6480" w:hanging="180"/>
      </w:pPr>
    </w:lvl>
  </w:abstractNum>
  <w:abstractNum w:abstractNumId="39" w15:restartNumberingAfterBreak="0">
    <w:nsid w:val="46707B0E"/>
    <w:multiLevelType w:val="multilevel"/>
    <w:tmpl w:val="1F3214CE"/>
    <w:lvl w:ilvl="0">
      <w:start w:val="1"/>
      <w:numFmt w:val="bullet"/>
      <w:lvlText w:val="●"/>
      <w:lvlJc w:val="left"/>
      <w:pPr>
        <w:ind w:left="850" w:hanging="359"/>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7FB5BCE"/>
    <w:multiLevelType w:val="multilevel"/>
    <w:tmpl w:val="FFFFFFFF"/>
    <w:lvl w:ilvl="0">
      <w:start w:val="1"/>
      <w:numFmt w:val="decimal"/>
      <w:lvlText w:val="%1)"/>
      <w:lvlJc w:val="left"/>
      <w:pPr>
        <w:ind w:left="850" w:hanging="359"/>
      </w:pPr>
      <w:rPr>
        <w:rFonts w:hint="default" w:ascii="Arial" w:hAnsi="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42" w15:restartNumberingAfterBreak="0">
    <w:nsid w:val="4C621055"/>
    <w:multiLevelType w:val="hybridMultilevel"/>
    <w:tmpl w:val="8E7C9202"/>
    <w:lvl w:ilvl="0" w:tplc="ED568D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170715B"/>
    <w:multiLevelType w:val="multilevel"/>
    <w:tmpl w:val="1578245A"/>
    <w:lvl w:ilvl="0">
      <w:start w:val="4"/>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1AD31C1"/>
    <w:multiLevelType w:val="multilevel"/>
    <w:tmpl w:val="DC7629E2"/>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47"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D170B8C"/>
    <w:multiLevelType w:val="hybridMultilevel"/>
    <w:tmpl w:val="E808FB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0C242C3"/>
    <w:multiLevelType w:val="multilevel"/>
    <w:tmpl w:val="E4F072AA"/>
    <w:lvl w:ilvl="0">
      <w:start w:val="7"/>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56" w15:restartNumberingAfterBreak="0">
    <w:nsid w:val="66532900"/>
    <w:multiLevelType w:val="hybridMultilevel"/>
    <w:tmpl w:val="71B0E1D2"/>
    <w:lvl w:ilvl="0" w:tplc="3EC2F8AC">
      <w:start w:val="1"/>
      <w:numFmt w:val="decimal"/>
      <w:lvlText w:val="%1)"/>
      <w:lvlJc w:val="left"/>
      <w:pPr>
        <w:ind w:left="850" w:hanging="359"/>
      </w:pPr>
    </w:lvl>
    <w:lvl w:ilvl="1" w:tplc="79867D7E">
      <w:start w:val="1"/>
      <w:numFmt w:val="lowerLetter"/>
      <w:lvlText w:val="%2."/>
      <w:lvlJc w:val="left"/>
      <w:pPr>
        <w:ind w:left="1440" w:hanging="360"/>
      </w:pPr>
    </w:lvl>
    <w:lvl w:ilvl="2" w:tplc="B014A504">
      <w:start w:val="1"/>
      <w:numFmt w:val="lowerRoman"/>
      <w:lvlText w:val="%3."/>
      <w:lvlJc w:val="right"/>
      <w:pPr>
        <w:ind w:left="2160" w:hanging="180"/>
      </w:pPr>
    </w:lvl>
    <w:lvl w:ilvl="3" w:tplc="F29E1650">
      <w:start w:val="1"/>
      <w:numFmt w:val="decimal"/>
      <w:lvlText w:val="%4."/>
      <w:lvlJc w:val="left"/>
      <w:pPr>
        <w:ind w:left="2880" w:hanging="360"/>
      </w:pPr>
    </w:lvl>
    <w:lvl w:ilvl="4" w:tplc="77E29B9A">
      <w:start w:val="1"/>
      <w:numFmt w:val="lowerLetter"/>
      <w:lvlText w:val="%5."/>
      <w:lvlJc w:val="left"/>
      <w:pPr>
        <w:ind w:left="3600" w:hanging="360"/>
      </w:pPr>
    </w:lvl>
    <w:lvl w:ilvl="5" w:tplc="E0BC519E">
      <w:start w:val="1"/>
      <w:numFmt w:val="lowerRoman"/>
      <w:lvlText w:val="%6."/>
      <w:lvlJc w:val="right"/>
      <w:pPr>
        <w:ind w:left="4320" w:hanging="180"/>
      </w:pPr>
    </w:lvl>
    <w:lvl w:ilvl="6" w:tplc="A956BB3E">
      <w:start w:val="1"/>
      <w:numFmt w:val="decimal"/>
      <w:lvlText w:val="%7."/>
      <w:lvlJc w:val="left"/>
      <w:pPr>
        <w:ind w:left="5040" w:hanging="360"/>
      </w:pPr>
    </w:lvl>
    <w:lvl w:ilvl="7" w:tplc="B882F9B2">
      <w:start w:val="1"/>
      <w:numFmt w:val="lowerLetter"/>
      <w:lvlText w:val="%8."/>
      <w:lvlJc w:val="left"/>
      <w:pPr>
        <w:ind w:left="5760" w:hanging="360"/>
      </w:pPr>
    </w:lvl>
    <w:lvl w:ilvl="8" w:tplc="A660453E">
      <w:start w:val="1"/>
      <w:numFmt w:val="lowerRoman"/>
      <w:lvlText w:val="%9."/>
      <w:lvlJc w:val="right"/>
      <w:pPr>
        <w:ind w:left="6480" w:hanging="180"/>
      </w:pPr>
    </w:lvl>
  </w:abstractNum>
  <w:abstractNum w:abstractNumId="57"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59" w15:restartNumberingAfterBreak="0">
    <w:nsid w:val="693F5C33"/>
    <w:multiLevelType w:val="multilevel"/>
    <w:tmpl w:val="900CC088"/>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A67449B"/>
    <w:multiLevelType w:val="multilevel"/>
    <w:tmpl w:val="5BC4EC7A"/>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C45E2ED"/>
    <w:multiLevelType w:val="hybridMultilevel"/>
    <w:tmpl w:val="9DC87D04"/>
    <w:lvl w:ilvl="0" w:tplc="79B0C0AC">
      <w:start w:val="1"/>
      <w:numFmt w:val="bullet"/>
      <w:lvlText w:val="·"/>
      <w:lvlJc w:val="left"/>
      <w:pPr>
        <w:ind w:left="720" w:hanging="360"/>
      </w:pPr>
      <w:rPr>
        <w:rFonts w:hint="default" w:ascii="Symbol" w:hAnsi="Symbol"/>
      </w:rPr>
    </w:lvl>
    <w:lvl w:ilvl="1" w:tplc="02468768">
      <w:start w:val="1"/>
      <w:numFmt w:val="bullet"/>
      <w:lvlText w:val="o"/>
      <w:lvlJc w:val="left"/>
      <w:pPr>
        <w:ind w:left="1440" w:hanging="360"/>
      </w:pPr>
      <w:rPr>
        <w:rFonts w:hint="default" w:ascii="Courier New" w:hAnsi="Courier New"/>
      </w:rPr>
    </w:lvl>
    <w:lvl w:ilvl="2" w:tplc="25B6078A">
      <w:start w:val="1"/>
      <w:numFmt w:val="bullet"/>
      <w:lvlText w:val=""/>
      <w:lvlJc w:val="left"/>
      <w:pPr>
        <w:ind w:left="2160" w:hanging="360"/>
      </w:pPr>
      <w:rPr>
        <w:rFonts w:hint="default" w:ascii="Wingdings" w:hAnsi="Wingdings"/>
      </w:rPr>
    </w:lvl>
    <w:lvl w:ilvl="3" w:tplc="8DC0687E">
      <w:start w:val="1"/>
      <w:numFmt w:val="bullet"/>
      <w:lvlText w:val=""/>
      <w:lvlJc w:val="left"/>
      <w:pPr>
        <w:ind w:left="2880" w:hanging="360"/>
      </w:pPr>
      <w:rPr>
        <w:rFonts w:hint="default" w:ascii="Symbol" w:hAnsi="Symbol"/>
      </w:rPr>
    </w:lvl>
    <w:lvl w:ilvl="4" w:tplc="036EE498">
      <w:start w:val="1"/>
      <w:numFmt w:val="bullet"/>
      <w:lvlText w:val="o"/>
      <w:lvlJc w:val="left"/>
      <w:pPr>
        <w:ind w:left="3600" w:hanging="360"/>
      </w:pPr>
      <w:rPr>
        <w:rFonts w:hint="default" w:ascii="Courier New" w:hAnsi="Courier New"/>
      </w:rPr>
    </w:lvl>
    <w:lvl w:ilvl="5" w:tplc="438828E6">
      <w:start w:val="1"/>
      <w:numFmt w:val="bullet"/>
      <w:lvlText w:val=""/>
      <w:lvlJc w:val="left"/>
      <w:pPr>
        <w:ind w:left="4320" w:hanging="360"/>
      </w:pPr>
      <w:rPr>
        <w:rFonts w:hint="default" w:ascii="Wingdings" w:hAnsi="Wingdings"/>
      </w:rPr>
    </w:lvl>
    <w:lvl w:ilvl="6" w:tplc="4DB8E6F4">
      <w:start w:val="1"/>
      <w:numFmt w:val="bullet"/>
      <w:lvlText w:val=""/>
      <w:lvlJc w:val="left"/>
      <w:pPr>
        <w:ind w:left="5040" w:hanging="360"/>
      </w:pPr>
      <w:rPr>
        <w:rFonts w:hint="default" w:ascii="Symbol" w:hAnsi="Symbol"/>
      </w:rPr>
    </w:lvl>
    <w:lvl w:ilvl="7" w:tplc="E1DEB632">
      <w:start w:val="1"/>
      <w:numFmt w:val="bullet"/>
      <w:lvlText w:val="o"/>
      <w:lvlJc w:val="left"/>
      <w:pPr>
        <w:ind w:left="5760" w:hanging="360"/>
      </w:pPr>
      <w:rPr>
        <w:rFonts w:hint="default" w:ascii="Courier New" w:hAnsi="Courier New"/>
      </w:rPr>
    </w:lvl>
    <w:lvl w:ilvl="8" w:tplc="333ACA0C">
      <w:start w:val="1"/>
      <w:numFmt w:val="bullet"/>
      <w:lvlText w:val=""/>
      <w:lvlJc w:val="left"/>
      <w:pPr>
        <w:ind w:left="6480" w:hanging="360"/>
      </w:pPr>
      <w:rPr>
        <w:rFonts w:hint="default" w:ascii="Wingdings" w:hAnsi="Wingdings"/>
      </w:rPr>
    </w:lvl>
  </w:abstractNum>
  <w:abstractNum w:abstractNumId="64" w15:restartNumberingAfterBreak="0">
    <w:nsid w:val="6CCA62D9"/>
    <w:multiLevelType w:val="multilevel"/>
    <w:tmpl w:val="CC520B7E"/>
    <w:lvl w:ilvl="0">
      <w:start w:val="1"/>
      <w:numFmt w:val="decimal"/>
      <w:lvlText w:val="%1)"/>
      <w:lvlJc w:val="left"/>
      <w:pPr>
        <w:ind w:left="850" w:hanging="359"/>
      </w:pPr>
      <w:rPr>
        <w:rFonts w:hint="default" w:ascii="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D510730"/>
    <w:multiLevelType w:val="multilevel"/>
    <w:tmpl w:val="EB66438E"/>
    <w:lvl w:ilvl="0">
      <w:start w:val="1"/>
      <w:numFmt w:val="bullet"/>
      <w:lvlText w:val="●"/>
      <w:lvlJc w:val="left"/>
      <w:pPr>
        <w:ind w:left="850" w:hanging="359"/>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D7B30FD"/>
    <w:multiLevelType w:val="hybridMultilevel"/>
    <w:tmpl w:val="BD3051EA"/>
    <w:lvl w:ilvl="0" w:tplc="CD1E7E46">
      <w:start w:val="1"/>
      <w:numFmt w:val="decimal"/>
      <w:lvlText w:val="%1)"/>
      <w:lvlJc w:val="left"/>
      <w:pPr>
        <w:ind w:left="720" w:hanging="360"/>
      </w:pPr>
    </w:lvl>
    <w:lvl w:ilvl="1" w:tplc="D1727E30">
      <w:start w:val="1"/>
      <w:numFmt w:val="lowerLetter"/>
      <w:lvlText w:val="%2."/>
      <w:lvlJc w:val="left"/>
      <w:pPr>
        <w:ind w:left="1440" w:hanging="360"/>
      </w:pPr>
    </w:lvl>
    <w:lvl w:ilvl="2" w:tplc="9A7C258A">
      <w:start w:val="1"/>
      <w:numFmt w:val="lowerRoman"/>
      <w:lvlText w:val="%3."/>
      <w:lvlJc w:val="right"/>
      <w:pPr>
        <w:ind w:left="2160" w:hanging="180"/>
      </w:pPr>
    </w:lvl>
    <w:lvl w:ilvl="3" w:tplc="A2B22F86">
      <w:start w:val="1"/>
      <w:numFmt w:val="decimal"/>
      <w:lvlText w:val="%4."/>
      <w:lvlJc w:val="left"/>
      <w:pPr>
        <w:ind w:left="2880" w:hanging="360"/>
      </w:pPr>
    </w:lvl>
    <w:lvl w:ilvl="4" w:tplc="73DAFC62">
      <w:start w:val="1"/>
      <w:numFmt w:val="lowerLetter"/>
      <w:lvlText w:val="%5."/>
      <w:lvlJc w:val="left"/>
      <w:pPr>
        <w:ind w:left="3600" w:hanging="360"/>
      </w:pPr>
    </w:lvl>
    <w:lvl w:ilvl="5" w:tplc="C110F76E">
      <w:start w:val="1"/>
      <w:numFmt w:val="lowerRoman"/>
      <w:lvlText w:val="%6."/>
      <w:lvlJc w:val="right"/>
      <w:pPr>
        <w:ind w:left="4320" w:hanging="180"/>
      </w:pPr>
    </w:lvl>
    <w:lvl w:ilvl="6" w:tplc="E3B05C0A">
      <w:start w:val="1"/>
      <w:numFmt w:val="decimal"/>
      <w:lvlText w:val="%7."/>
      <w:lvlJc w:val="left"/>
      <w:pPr>
        <w:ind w:left="5040" w:hanging="360"/>
      </w:pPr>
    </w:lvl>
    <w:lvl w:ilvl="7" w:tplc="44222E8A">
      <w:start w:val="1"/>
      <w:numFmt w:val="lowerLetter"/>
      <w:lvlText w:val="%8."/>
      <w:lvlJc w:val="left"/>
      <w:pPr>
        <w:ind w:left="5760" w:hanging="360"/>
      </w:pPr>
    </w:lvl>
    <w:lvl w:ilvl="8" w:tplc="C57A5A1A">
      <w:start w:val="1"/>
      <w:numFmt w:val="lowerRoman"/>
      <w:lvlText w:val="%9."/>
      <w:lvlJc w:val="right"/>
      <w:pPr>
        <w:ind w:left="6480" w:hanging="180"/>
      </w:pPr>
    </w:lvl>
  </w:abstractNum>
  <w:abstractNum w:abstractNumId="67"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1B3326D"/>
    <w:multiLevelType w:val="multilevel"/>
    <w:tmpl w:val="8A24FC9C"/>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3C04AB9"/>
    <w:multiLevelType w:val="multilevel"/>
    <w:tmpl w:val="A7502C3A"/>
    <w:lvl w:ilvl="0">
      <w:start w:val="3"/>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7055C6E"/>
    <w:multiLevelType w:val="multilevel"/>
    <w:tmpl w:val="4866F324"/>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5" w15:restartNumberingAfterBreak="0">
    <w:nsid w:val="782A4338"/>
    <w:multiLevelType w:val="multilevel"/>
    <w:tmpl w:val="D7C8BBE6"/>
    <w:lvl w:ilvl="0">
      <w:start w:val="5"/>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83729BB"/>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78" w15:restartNumberingAfterBreak="0">
    <w:nsid w:val="79AF0AD0"/>
    <w:multiLevelType w:val="hybridMultilevel"/>
    <w:tmpl w:val="D834D9B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9" w15:restartNumberingAfterBreak="0">
    <w:nsid w:val="7AB67A2C"/>
    <w:multiLevelType w:val="hybridMultilevel"/>
    <w:tmpl w:val="591E3D40"/>
    <w:lvl w:ilvl="0" w:tplc="AB2C6A24">
      <w:start w:val="1"/>
      <w:numFmt w:val="decimal"/>
      <w:lvlText w:val="%1)"/>
      <w:lvlJc w:val="left"/>
      <w:pPr>
        <w:ind w:left="720" w:hanging="360"/>
      </w:pPr>
      <w:rPr>
        <w:rFonts w:hint="default" w:ascii="Arial" w:hAnsi="Arial"/>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BCC2550"/>
    <w:multiLevelType w:val="hybridMultilevel"/>
    <w:tmpl w:val="38381C32"/>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83"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C47734C"/>
    <w:multiLevelType w:val="multilevel"/>
    <w:tmpl w:val="198C6CCA"/>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C8DDE4F"/>
    <w:multiLevelType w:val="hybridMultilevel"/>
    <w:tmpl w:val="4E824C8C"/>
    <w:lvl w:ilvl="0" w:tplc="EBF496AC">
      <w:start w:val="1"/>
      <w:numFmt w:val="bullet"/>
      <w:lvlText w:val=""/>
      <w:lvlJc w:val="left"/>
      <w:pPr>
        <w:ind w:left="720" w:hanging="360"/>
      </w:pPr>
      <w:rPr>
        <w:rFonts w:hint="default" w:ascii="Symbol" w:hAnsi="Symbol"/>
      </w:rPr>
    </w:lvl>
    <w:lvl w:ilvl="1" w:tplc="CB0E67A0">
      <w:start w:val="1"/>
      <w:numFmt w:val="bullet"/>
      <w:lvlText w:val="o"/>
      <w:lvlJc w:val="left"/>
      <w:pPr>
        <w:ind w:left="1440" w:hanging="360"/>
      </w:pPr>
      <w:rPr>
        <w:rFonts w:hint="default" w:ascii="Courier New" w:hAnsi="Courier New"/>
      </w:rPr>
    </w:lvl>
    <w:lvl w:ilvl="2" w:tplc="02BAE02C">
      <w:start w:val="1"/>
      <w:numFmt w:val="bullet"/>
      <w:lvlText w:val=""/>
      <w:lvlJc w:val="left"/>
      <w:pPr>
        <w:ind w:left="2160" w:hanging="360"/>
      </w:pPr>
      <w:rPr>
        <w:rFonts w:hint="default" w:ascii="Wingdings" w:hAnsi="Wingdings"/>
      </w:rPr>
    </w:lvl>
    <w:lvl w:ilvl="3" w:tplc="A196A760">
      <w:start w:val="1"/>
      <w:numFmt w:val="bullet"/>
      <w:lvlText w:val=""/>
      <w:lvlJc w:val="left"/>
      <w:pPr>
        <w:ind w:left="2880" w:hanging="360"/>
      </w:pPr>
      <w:rPr>
        <w:rFonts w:hint="default" w:ascii="Symbol" w:hAnsi="Symbol"/>
      </w:rPr>
    </w:lvl>
    <w:lvl w:ilvl="4" w:tplc="81A62614">
      <w:start w:val="1"/>
      <w:numFmt w:val="bullet"/>
      <w:lvlText w:val="o"/>
      <w:lvlJc w:val="left"/>
      <w:pPr>
        <w:ind w:left="3600" w:hanging="360"/>
      </w:pPr>
      <w:rPr>
        <w:rFonts w:hint="default" w:ascii="Courier New" w:hAnsi="Courier New"/>
      </w:rPr>
    </w:lvl>
    <w:lvl w:ilvl="5" w:tplc="1D86E490">
      <w:start w:val="1"/>
      <w:numFmt w:val="bullet"/>
      <w:lvlText w:val=""/>
      <w:lvlJc w:val="left"/>
      <w:pPr>
        <w:ind w:left="4320" w:hanging="360"/>
      </w:pPr>
      <w:rPr>
        <w:rFonts w:hint="default" w:ascii="Wingdings" w:hAnsi="Wingdings"/>
      </w:rPr>
    </w:lvl>
    <w:lvl w:ilvl="6" w:tplc="FC9CAD4E">
      <w:start w:val="1"/>
      <w:numFmt w:val="bullet"/>
      <w:lvlText w:val=""/>
      <w:lvlJc w:val="left"/>
      <w:pPr>
        <w:ind w:left="5040" w:hanging="360"/>
      </w:pPr>
      <w:rPr>
        <w:rFonts w:hint="default" w:ascii="Symbol" w:hAnsi="Symbol"/>
      </w:rPr>
    </w:lvl>
    <w:lvl w:ilvl="7" w:tplc="36085B1C">
      <w:start w:val="1"/>
      <w:numFmt w:val="bullet"/>
      <w:lvlText w:val="o"/>
      <w:lvlJc w:val="left"/>
      <w:pPr>
        <w:ind w:left="5760" w:hanging="360"/>
      </w:pPr>
      <w:rPr>
        <w:rFonts w:hint="default" w:ascii="Courier New" w:hAnsi="Courier New"/>
      </w:rPr>
    </w:lvl>
    <w:lvl w:ilvl="8" w:tplc="CC94CAFC">
      <w:start w:val="1"/>
      <w:numFmt w:val="bullet"/>
      <w:lvlText w:val=""/>
      <w:lvlJc w:val="left"/>
      <w:pPr>
        <w:ind w:left="6480" w:hanging="360"/>
      </w:pPr>
      <w:rPr>
        <w:rFonts w:hint="default" w:ascii="Wingdings" w:hAnsi="Wingdings"/>
      </w:rPr>
    </w:lvl>
  </w:abstractNum>
  <w:abstractNum w:abstractNumId="86" w15:restartNumberingAfterBreak="0">
    <w:nsid w:val="7C9238DB"/>
    <w:multiLevelType w:val="multilevel"/>
    <w:tmpl w:val="C8725C40"/>
    <w:lvl w:ilvl="0">
      <w:start w:val="1"/>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EC65130"/>
    <w:multiLevelType w:val="hybridMultilevel"/>
    <w:tmpl w:val="5314A8A0"/>
    <w:lvl w:ilvl="0" w:tplc="406AA9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7F0A7530"/>
    <w:multiLevelType w:val="multilevel"/>
    <w:tmpl w:val="2CDC5CF6"/>
    <w:lvl w:ilvl="0">
      <w:start w:val="5"/>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FEB26F4"/>
    <w:multiLevelType w:val="multilevel"/>
    <w:tmpl w:val="427AAF22"/>
    <w:lvl w:ilvl="0">
      <w:start w:val="3"/>
      <w:numFmt w:val="decimal"/>
      <w:lvlText w:val="%1)"/>
      <w:lvlJc w:val="left"/>
      <w:pPr>
        <w:ind w:left="850" w:hanging="359"/>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95">
    <w:abstractNumId w:val="94"/>
  </w:num>
  <w:num w:numId="94">
    <w:abstractNumId w:val="93"/>
  </w:num>
  <w:num w:numId="93">
    <w:abstractNumId w:val="92"/>
  </w:num>
  <w:num w:numId="92">
    <w:abstractNumId w:val="91"/>
  </w:num>
  <w:num w:numId="1" w16cid:durableId="1648976642">
    <w:abstractNumId w:val="31"/>
  </w:num>
  <w:num w:numId="2" w16cid:durableId="1042242575">
    <w:abstractNumId w:val="40"/>
  </w:num>
  <w:num w:numId="3" w16cid:durableId="576329253">
    <w:abstractNumId w:val="28"/>
  </w:num>
  <w:num w:numId="4" w16cid:durableId="917448814">
    <w:abstractNumId w:val="56"/>
  </w:num>
  <w:num w:numId="5" w16cid:durableId="1385174093">
    <w:abstractNumId w:val="63"/>
  </w:num>
  <w:num w:numId="6" w16cid:durableId="1778790161">
    <w:abstractNumId w:val="55"/>
  </w:num>
  <w:num w:numId="7" w16cid:durableId="736172341">
    <w:abstractNumId w:val="41"/>
  </w:num>
  <w:num w:numId="8" w16cid:durableId="526528973">
    <w:abstractNumId w:val="5"/>
  </w:num>
  <w:num w:numId="9" w16cid:durableId="671644441">
    <w:abstractNumId w:val="85"/>
  </w:num>
  <w:num w:numId="10" w16cid:durableId="1344044930">
    <w:abstractNumId w:val="33"/>
  </w:num>
  <w:num w:numId="11" w16cid:durableId="1694530010">
    <w:abstractNumId w:val="65"/>
  </w:num>
  <w:num w:numId="12" w16cid:durableId="2136292929">
    <w:abstractNumId w:val="19"/>
  </w:num>
  <w:num w:numId="13" w16cid:durableId="791364185">
    <w:abstractNumId w:val="64"/>
  </w:num>
  <w:num w:numId="14" w16cid:durableId="343746414">
    <w:abstractNumId w:val="36"/>
  </w:num>
  <w:num w:numId="15" w16cid:durableId="1068575555">
    <w:abstractNumId w:val="60"/>
  </w:num>
  <w:num w:numId="16" w16cid:durableId="1763598828">
    <w:abstractNumId w:val="89"/>
  </w:num>
  <w:num w:numId="17" w16cid:durableId="282461106">
    <w:abstractNumId w:val="59"/>
  </w:num>
  <w:num w:numId="18" w16cid:durableId="708578293">
    <w:abstractNumId w:val="86"/>
  </w:num>
  <w:num w:numId="19" w16cid:durableId="2092776892">
    <w:abstractNumId w:val="71"/>
  </w:num>
  <w:num w:numId="20" w16cid:durableId="1892156191">
    <w:abstractNumId w:val="75"/>
  </w:num>
  <w:num w:numId="21" w16cid:durableId="653722388">
    <w:abstractNumId w:val="2"/>
  </w:num>
  <w:num w:numId="22" w16cid:durableId="931663030">
    <w:abstractNumId w:val="20"/>
  </w:num>
  <w:num w:numId="23" w16cid:durableId="681587569">
    <w:abstractNumId w:val="7"/>
  </w:num>
  <w:num w:numId="24" w16cid:durableId="1890149207">
    <w:abstractNumId w:val="39"/>
  </w:num>
  <w:num w:numId="25" w16cid:durableId="230583807">
    <w:abstractNumId w:val="22"/>
  </w:num>
  <w:num w:numId="26" w16cid:durableId="506209380">
    <w:abstractNumId w:val="45"/>
  </w:num>
  <w:num w:numId="27" w16cid:durableId="141582639">
    <w:abstractNumId w:val="46"/>
  </w:num>
  <w:num w:numId="28" w16cid:durableId="1485973267">
    <w:abstractNumId w:val="9"/>
  </w:num>
  <w:num w:numId="29" w16cid:durableId="1307469590">
    <w:abstractNumId w:val="21"/>
  </w:num>
  <w:num w:numId="30" w16cid:durableId="1142037074">
    <w:abstractNumId w:val="27"/>
  </w:num>
  <w:num w:numId="31" w16cid:durableId="1975865729">
    <w:abstractNumId w:val="23"/>
  </w:num>
  <w:num w:numId="32" w16cid:durableId="925382836">
    <w:abstractNumId w:val="12"/>
  </w:num>
  <w:num w:numId="33" w16cid:durableId="1867211437">
    <w:abstractNumId w:val="80"/>
  </w:num>
  <w:num w:numId="34" w16cid:durableId="74785377">
    <w:abstractNumId w:val="17"/>
  </w:num>
  <w:num w:numId="35" w16cid:durableId="97915850">
    <w:abstractNumId w:val="35"/>
  </w:num>
  <w:num w:numId="36" w16cid:durableId="708528732">
    <w:abstractNumId w:val="11"/>
  </w:num>
  <w:num w:numId="37" w16cid:durableId="338167802">
    <w:abstractNumId w:val="54"/>
  </w:num>
  <w:num w:numId="38" w16cid:durableId="315575588">
    <w:abstractNumId w:val="13"/>
  </w:num>
  <w:num w:numId="39" w16cid:durableId="1920669443">
    <w:abstractNumId w:val="73"/>
  </w:num>
  <w:num w:numId="40" w16cid:durableId="1982880463">
    <w:abstractNumId w:val="72"/>
  </w:num>
  <w:num w:numId="41" w16cid:durableId="2122261742">
    <w:abstractNumId w:val="3"/>
  </w:num>
  <w:num w:numId="42" w16cid:durableId="480345028">
    <w:abstractNumId w:val="14"/>
  </w:num>
  <w:num w:numId="43" w16cid:durableId="985815813">
    <w:abstractNumId w:val="57"/>
  </w:num>
  <w:num w:numId="44" w16cid:durableId="1233857915">
    <w:abstractNumId w:val="44"/>
  </w:num>
  <w:num w:numId="45" w16cid:durableId="1377044643">
    <w:abstractNumId w:val="70"/>
  </w:num>
  <w:num w:numId="46" w16cid:durableId="583034293">
    <w:abstractNumId w:val="90"/>
  </w:num>
  <w:num w:numId="47" w16cid:durableId="1165708085">
    <w:abstractNumId w:val="50"/>
  </w:num>
  <w:num w:numId="48" w16cid:durableId="1737783429">
    <w:abstractNumId w:val="1"/>
  </w:num>
  <w:num w:numId="49" w16cid:durableId="774977452">
    <w:abstractNumId w:val="84"/>
  </w:num>
  <w:num w:numId="50" w16cid:durableId="674840507">
    <w:abstractNumId w:val="25"/>
  </w:num>
  <w:num w:numId="51" w16cid:durableId="1992976440">
    <w:abstractNumId w:val="61"/>
  </w:num>
  <w:num w:numId="52" w16cid:durableId="1462336105">
    <w:abstractNumId w:val="32"/>
  </w:num>
  <w:num w:numId="53" w16cid:durableId="1076321983">
    <w:abstractNumId w:val="81"/>
  </w:num>
  <w:num w:numId="54" w16cid:durableId="49967575">
    <w:abstractNumId w:val="53"/>
  </w:num>
  <w:num w:numId="55" w16cid:durableId="479806423">
    <w:abstractNumId w:val="29"/>
  </w:num>
  <w:num w:numId="56" w16cid:durableId="1502157263">
    <w:abstractNumId w:val="24"/>
  </w:num>
  <w:num w:numId="57" w16cid:durableId="698318092">
    <w:abstractNumId w:val="69"/>
  </w:num>
  <w:num w:numId="58" w16cid:durableId="1065832095">
    <w:abstractNumId w:val="8"/>
  </w:num>
  <w:num w:numId="59" w16cid:durableId="985158295">
    <w:abstractNumId w:val="76"/>
  </w:num>
  <w:num w:numId="60" w16cid:durableId="1372728577">
    <w:abstractNumId w:val="34"/>
  </w:num>
  <w:num w:numId="61" w16cid:durableId="1951890170">
    <w:abstractNumId w:val="18"/>
  </w:num>
  <w:num w:numId="62" w16cid:durableId="986127250">
    <w:abstractNumId w:val="49"/>
  </w:num>
  <w:num w:numId="63" w16cid:durableId="698819348">
    <w:abstractNumId w:val="51"/>
  </w:num>
  <w:num w:numId="64" w16cid:durableId="1707870251">
    <w:abstractNumId w:val="67"/>
  </w:num>
  <w:num w:numId="65" w16cid:durableId="6910159">
    <w:abstractNumId w:val="79"/>
  </w:num>
  <w:num w:numId="66" w16cid:durableId="1951038336">
    <w:abstractNumId w:val="88"/>
  </w:num>
  <w:num w:numId="67" w16cid:durableId="2095005109">
    <w:abstractNumId w:val="10"/>
  </w:num>
  <w:num w:numId="68" w16cid:durableId="1895922591">
    <w:abstractNumId w:val="47"/>
  </w:num>
  <w:num w:numId="69" w16cid:durableId="2040005987">
    <w:abstractNumId w:val="87"/>
  </w:num>
  <w:num w:numId="70" w16cid:durableId="92554091">
    <w:abstractNumId w:val="26"/>
  </w:num>
  <w:num w:numId="71" w16cid:durableId="1147892356">
    <w:abstractNumId w:val="74"/>
  </w:num>
  <w:num w:numId="72" w16cid:durableId="1586767256">
    <w:abstractNumId w:val="82"/>
  </w:num>
  <w:num w:numId="73" w16cid:durableId="962927550">
    <w:abstractNumId w:val="42"/>
  </w:num>
  <w:num w:numId="74" w16cid:durableId="105393718">
    <w:abstractNumId w:val="83"/>
  </w:num>
  <w:num w:numId="75" w16cid:durableId="1874419825">
    <w:abstractNumId w:val="62"/>
  </w:num>
  <w:num w:numId="76" w16cid:durableId="1098063919">
    <w:abstractNumId w:val="4"/>
  </w:num>
  <w:num w:numId="77" w16cid:durableId="270549459">
    <w:abstractNumId w:val="0"/>
  </w:num>
  <w:num w:numId="78" w16cid:durableId="1917275655">
    <w:abstractNumId w:val="48"/>
  </w:num>
  <w:num w:numId="79" w16cid:durableId="1647394282">
    <w:abstractNumId w:val="52"/>
  </w:num>
  <w:num w:numId="80" w16cid:durableId="2051998009">
    <w:abstractNumId w:val="58"/>
  </w:num>
  <w:num w:numId="81" w16cid:durableId="745538119">
    <w:abstractNumId w:val="78"/>
  </w:num>
  <w:num w:numId="82" w16cid:durableId="1240167949">
    <w:abstractNumId w:val="66"/>
  </w:num>
  <w:num w:numId="83" w16cid:durableId="1162627146">
    <w:abstractNumId w:val="16"/>
  </w:num>
  <w:num w:numId="84" w16cid:durableId="1356007302">
    <w:abstractNumId w:val="68"/>
  </w:num>
  <w:num w:numId="85" w16cid:durableId="1385984361">
    <w:abstractNumId w:val="15"/>
  </w:num>
  <w:num w:numId="86" w16cid:durableId="1940485653">
    <w:abstractNumId w:val="43"/>
  </w:num>
  <w:num w:numId="87" w16cid:durableId="336225818">
    <w:abstractNumId w:val="77"/>
  </w:num>
  <w:num w:numId="88" w16cid:durableId="845680109">
    <w:abstractNumId w:val="30"/>
  </w:num>
  <w:num w:numId="89" w16cid:durableId="2034920962">
    <w:abstractNumId w:val="38"/>
  </w:num>
  <w:num w:numId="90" w16cid:durableId="356279632">
    <w:abstractNumId w:val="6"/>
  </w:num>
  <w:num w:numId="91" w16cid:durableId="174468467">
    <w:abstractNumId w:val="37"/>
  </w:num>
  <w:numIdMacAtCleanup w:val="83"/>
</w:numbering>
</file>

<file path=word/people.xml><?xml version="1.0" encoding="utf-8"?>
<w15:people xmlns:mc="http://schemas.openxmlformats.org/markup-compatibility/2006" xmlns:w15="http://schemas.microsoft.com/office/word/2012/wordml" mc:Ignorable="w15">
  <w15:person w15:author="Lilley, Sarah (COOG - DDAT - Digital)">
    <w15:presenceInfo w15:providerId="AD" w15:userId="S::sarah.lilley@gov.wales::c3101ea1-2bf0-4329-b3b7-e43c02929a8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145B"/>
    <w:rsid w:val="00003198"/>
    <w:rsid w:val="00004CD6"/>
    <w:rsid w:val="0000521F"/>
    <w:rsid w:val="00006415"/>
    <w:rsid w:val="00006868"/>
    <w:rsid w:val="00006EED"/>
    <w:rsid w:val="00012183"/>
    <w:rsid w:val="00012719"/>
    <w:rsid w:val="0001551E"/>
    <w:rsid w:val="0001621A"/>
    <w:rsid w:val="00020151"/>
    <w:rsid w:val="0002314B"/>
    <w:rsid w:val="00023D69"/>
    <w:rsid w:val="00024FB4"/>
    <w:rsid w:val="00026EF9"/>
    <w:rsid w:val="000331AD"/>
    <w:rsid w:val="00035128"/>
    <w:rsid w:val="00036540"/>
    <w:rsid w:val="000434C7"/>
    <w:rsid w:val="00044256"/>
    <w:rsid w:val="00046531"/>
    <w:rsid w:val="00047327"/>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8385A"/>
    <w:rsid w:val="00086077"/>
    <w:rsid w:val="000861EE"/>
    <w:rsid w:val="00087438"/>
    <w:rsid w:val="0009053D"/>
    <w:rsid w:val="0009535E"/>
    <w:rsid w:val="000965B4"/>
    <w:rsid w:val="000A12F2"/>
    <w:rsid w:val="000A288F"/>
    <w:rsid w:val="000A4D91"/>
    <w:rsid w:val="000A6360"/>
    <w:rsid w:val="000A6EC5"/>
    <w:rsid w:val="000B0745"/>
    <w:rsid w:val="000B1291"/>
    <w:rsid w:val="000B2F6F"/>
    <w:rsid w:val="000B6BAA"/>
    <w:rsid w:val="000C07D0"/>
    <w:rsid w:val="000C123A"/>
    <w:rsid w:val="000C2652"/>
    <w:rsid w:val="000C2AEE"/>
    <w:rsid w:val="000C31C9"/>
    <w:rsid w:val="000C39FA"/>
    <w:rsid w:val="000C5BFA"/>
    <w:rsid w:val="000C6332"/>
    <w:rsid w:val="000D56F0"/>
    <w:rsid w:val="000D7C54"/>
    <w:rsid w:val="000E02D6"/>
    <w:rsid w:val="000E199C"/>
    <w:rsid w:val="000E2AF4"/>
    <w:rsid w:val="000E468D"/>
    <w:rsid w:val="000F2D5D"/>
    <w:rsid w:val="000F5C29"/>
    <w:rsid w:val="000F7E12"/>
    <w:rsid w:val="0010127F"/>
    <w:rsid w:val="00102EA7"/>
    <w:rsid w:val="00103B4A"/>
    <w:rsid w:val="00105C13"/>
    <w:rsid w:val="0010775F"/>
    <w:rsid w:val="00107F46"/>
    <w:rsid w:val="00110D6D"/>
    <w:rsid w:val="00115BEC"/>
    <w:rsid w:val="00117D2D"/>
    <w:rsid w:val="00120009"/>
    <w:rsid w:val="00121C33"/>
    <w:rsid w:val="00125FE0"/>
    <w:rsid w:val="00126434"/>
    <w:rsid w:val="00126473"/>
    <w:rsid w:val="001314FC"/>
    <w:rsid w:val="00133E12"/>
    <w:rsid w:val="001351C1"/>
    <w:rsid w:val="00136101"/>
    <w:rsid w:val="0013694E"/>
    <w:rsid w:val="00137B8F"/>
    <w:rsid w:val="001400F9"/>
    <w:rsid w:val="00142199"/>
    <w:rsid w:val="001422BD"/>
    <w:rsid w:val="00143782"/>
    <w:rsid w:val="001446CC"/>
    <w:rsid w:val="00145C58"/>
    <w:rsid w:val="00146E94"/>
    <w:rsid w:val="00151C4C"/>
    <w:rsid w:val="00152E12"/>
    <w:rsid w:val="00157231"/>
    <w:rsid w:val="00157475"/>
    <w:rsid w:val="00160A79"/>
    <w:rsid w:val="00163508"/>
    <w:rsid w:val="00165908"/>
    <w:rsid w:val="001708FF"/>
    <w:rsid w:val="00170E00"/>
    <w:rsid w:val="001717C1"/>
    <w:rsid w:val="00174398"/>
    <w:rsid w:val="00180DC7"/>
    <w:rsid w:val="0018372C"/>
    <w:rsid w:val="00191914"/>
    <w:rsid w:val="001941E7"/>
    <w:rsid w:val="00194F61"/>
    <w:rsid w:val="00196DFE"/>
    <w:rsid w:val="001A2025"/>
    <w:rsid w:val="001A563D"/>
    <w:rsid w:val="001A683D"/>
    <w:rsid w:val="001A7731"/>
    <w:rsid w:val="001B1F8F"/>
    <w:rsid w:val="001B6415"/>
    <w:rsid w:val="001B7A42"/>
    <w:rsid w:val="001B7AD7"/>
    <w:rsid w:val="001C3C74"/>
    <w:rsid w:val="001C62ED"/>
    <w:rsid w:val="001C7165"/>
    <w:rsid w:val="001C75F8"/>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D35"/>
    <w:rsid w:val="00203FB8"/>
    <w:rsid w:val="00204DC0"/>
    <w:rsid w:val="00205D9E"/>
    <w:rsid w:val="002102AC"/>
    <w:rsid w:val="0021097F"/>
    <w:rsid w:val="00211994"/>
    <w:rsid w:val="0021276C"/>
    <w:rsid w:val="00212C70"/>
    <w:rsid w:val="002142A4"/>
    <w:rsid w:val="00215CD4"/>
    <w:rsid w:val="00220183"/>
    <w:rsid w:val="00223EE6"/>
    <w:rsid w:val="002258DB"/>
    <w:rsid w:val="00226656"/>
    <w:rsid w:val="00231733"/>
    <w:rsid w:val="0023324C"/>
    <w:rsid w:val="002353B7"/>
    <w:rsid w:val="002369E0"/>
    <w:rsid w:val="002401FC"/>
    <w:rsid w:val="00241606"/>
    <w:rsid w:val="00242DBA"/>
    <w:rsid w:val="00245397"/>
    <w:rsid w:val="0024703F"/>
    <w:rsid w:val="002474B8"/>
    <w:rsid w:val="002523F4"/>
    <w:rsid w:val="00252E6E"/>
    <w:rsid w:val="00253B3C"/>
    <w:rsid w:val="00253D63"/>
    <w:rsid w:val="002566C8"/>
    <w:rsid w:val="0025763D"/>
    <w:rsid w:val="0026235A"/>
    <w:rsid w:val="0026293D"/>
    <w:rsid w:val="00265C04"/>
    <w:rsid w:val="00265F11"/>
    <w:rsid w:val="00271196"/>
    <w:rsid w:val="00272A88"/>
    <w:rsid w:val="002735E1"/>
    <w:rsid w:val="00273EB1"/>
    <w:rsid w:val="0027519F"/>
    <w:rsid w:val="0027573C"/>
    <w:rsid w:val="00276B10"/>
    <w:rsid w:val="00276E42"/>
    <w:rsid w:val="0027733A"/>
    <w:rsid w:val="00282DD9"/>
    <w:rsid w:val="0028689C"/>
    <w:rsid w:val="00291F64"/>
    <w:rsid w:val="002923A0"/>
    <w:rsid w:val="002943F9"/>
    <w:rsid w:val="002961A2"/>
    <w:rsid w:val="00296251"/>
    <w:rsid w:val="0029683B"/>
    <w:rsid w:val="002A3112"/>
    <w:rsid w:val="002A7F7B"/>
    <w:rsid w:val="002B122F"/>
    <w:rsid w:val="002B3174"/>
    <w:rsid w:val="002B3C20"/>
    <w:rsid w:val="002C4EF2"/>
    <w:rsid w:val="002C6B70"/>
    <w:rsid w:val="002D066B"/>
    <w:rsid w:val="002D0772"/>
    <w:rsid w:val="002D10B5"/>
    <w:rsid w:val="002D32DD"/>
    <w:rsid w:val="002D3968"/>
    <w:rsid w:val="002D652E"/>
    <w:rsid w:val="002E1B23"/>
    <w:rsid w:val="002E1D32"/>
    <w:rsid w:val="002E4F96"/>
    <w:rsid w:val="002E658B"/>
    <w:rsid w:val="002E77FC"/>
    <w:rsid w:val="002F0948"/>
    <w:rsid w:val="002F241B"/>
    <w:rsid w:val="002F27AA"/>
    <w:rsid w:val="002F34E8"/>
    <w:rsid w:val="002F3C14"/>
    <w:rsid w:val="002F4CCE"/>
    <w:rsid w:val="002F7256"/>
    <w:rsid w:val="002F7919"/>
    <w:rsid w:val="003009E1"/>
    <w:rsid w:val="0030193C"/>
    <w:rsid w:val="00302308"/>
    <w:rsid w:val="0030325A"/>
    <w:rsid w:val="003032A9"/>
    <w:rsid w:val="0030435E"/>
    <w:rsid w:val="00305601"/>
    <w:rsid w:val="00305818"/>
    <w:rsid w:val="00305FBB"/>
    <w:rsid w:val="003162D1"/>
    <w:rsid w:val="003235B9"/>
    <w:rsid w:val="00324ADD"/>
    <w:rsid w:val="00327150"/>
    <w:rsid w:val="00330BE8"/>
    <w:rsid w:val="0033121A"/>
    <w:rsid w:val="0033675B"/>
    <w:rsid w:val="00340CD5"/>
    <w:rsid w:val="00341636"/>
    <w:rsid w:val="00345E2C"/>
    <w:rsid w:val="00350076"/>
    <w:rsid w:val="00351C03"/>
    <w:rsid w:val="00352A25"/>
    <w:rsid w:val="00357D4B"/>
    <w:rsid w:val="0036053F"/>
    <w:rsid w:val="00362440"/>
    <w:rsid w:val="003656E1"/>
    <w:rsid w:val="0037624D"/>
    <w:rsid w:val="00377CCE"/>
    <w:rsid w:val="00380171"/>
    <w:rsid w:val="0038066C"/>
    <w:rsid w:val="00381D60"/>
    <w:rsid w:val="003826B9"/>
    <w:rsid w:val="003829DB"/>
    <w:rsid w:val="00383368"/>
    <w:rsid w:val="00384182"/>
    <w:rsid w:val="00384444"/>
    <w:rsid w:val="00385E1C"/>
    <w:rsid w:val="00386330"/>
    <w:rsid w:val="0038654E"/>
    <w:rsid w:val="0038A656"/>
    <w:rsid w:val="0039071D"/>
    <w:rsid w:val="0039663F"/>
    <w:rsid w:val="00396D84"/>
    <w:rsid w:val="003A084D"/>
    <w:rsid w:val="003A0A56"/>
    <w:rsid w:val="003A19B8"/>
    <w:rsid w:val="003A49C3"/>
    <w:rsid w:val="003A50A8"/>
    <w:rsid w:val="003B1865"/>
    <w:rsid w:val="003B28A4"/>
    <w:rsid w:val="003B31DA"/>
    <w:rsid w:val="003B347E"/>
    <w:rsid w:val="003B5AAE"/>
    <w:rsid w:val="003C2616"/>
    <w:rsid w:val="003C2AE0"/>
    <w:rsid w:val="003C4162"/>
    <w:rsid w:val="003C449A"/>
    <w:rsid w:val="003C4AC3"/>
    <w:rsid w:val="003C78CA"/>
    <w:rsid w:val="003D0EE4"/>
    <w:rsid w:val="003D120C"/>
    <w:rsid w:val="003D3921"/>
    <w:rsid w:val="003E30BD"/>
    <w:rsid w:val="003E4E38"/>
    <w:rsid w:val="003E5549"/>
    <w:rsid w:val="003E7828"/>
    <w:rsid w:val="003F0A1A"/>
    <w:rsid w:val="003F116A"/>
    <w:rsid w:val="003F7CC1"/>
    <w:rsid w:val="00400B3C"/>
    <w:rsid w:val="0040203C"/>
    <w:rsid w:val="00410A8E"/>
    <w:rsid w:val="004134F1"/>
    <w:rsid w:val="00413B7D"/>
    <w:rsid w:val="00413FD7"/>
    <w:rsid w:val="004143FB"/>
    <w:rsid w:val="00424317"/>
    <w:rsid w:val="004259AF"/>
    <w:rsid w:val="004307C1"/>
    <w:rsid w:val="00436FB3"/>
    <w:rsid w:val="00440943"/>
    <w:rsid w:val="00442C9D"/>
    <w:rsid w:val="004440DC"/>
    <w:rsid w:val="00445EF9"/>
    <w:rsid w:val="0044647E"/>
    <w:rsid w:val="00446E76"/>
    <w:rsid w:val="00447F11"/>
    <w:rsid w:val="00452548"/>
    <w:rsid w:val="00452C06"/>
    <w:rsid w:val="004555D2"/>
    <w:rsid w:val="00461F82"/>
    <w:rsid w:val="0046229B"/>
    <w:rsid w:val="004624A7"/>
    <w:rsid w:val="00462A33"/>
    <w:rsid w:val="00463960"/>
    <w:rsid w:val="004643A1"/>
    <w:rsid w:val="00464B22"/>
    <w:rsid w:val="00471423"/>
    <w:rsid w:val="00472663"/>
    <w:rsid w:val="0047281E"/>
    <w:rsid w:val="00475781"/>
    <w:rsid w:val="004769DE"/>
    <w:rsid w:val="00480641"/>
    <w:rsid w:val="00481486"/>
    <w:rsid w:val="0048265D"/>
    <w:rsid w:val="00484BC7"/>
    <w:rsid w:val="00486412"/>
    <w:rsid w:val="00490DC3"/>
    <w:rsid w:val="00493AE3"/>
    <w:rsid w:val="004950AA"/>
    <w:rsid w:val="004A0A5D"/>
    <w:rsid w:val="004A5294"/>
    <w:rsid w:val="004A594E"/>
    <w:rsid w:val="004A6645"/>
    <w:rsid w:val="004A70D3"/>
    <w:rsid w:val="004B07CC"/>
    <w:rsid w:val="004B1471"/>
    <w:rsid w:val="004B7C9B"/>
    <w:rsid w:val="004B7DBA"/>
    <w:rsid w:val="004B7FD6"/>
    <w:rsid w:val="004C1996"/>
    <w:rsid w:val="004C3485"/>
    <w:rsid w:val="004C3A2D"/>
    <w:rsid w:val="004D2032"/>
    <w:rsid w:val="004D276C"/>
    <w:rsid w:val="004D5474"/>
    <w:rsid w:val="004E20D5"/>
    <w:rsid w:val="004E4246"/>
    <w:rsid w:val="004E524C"/>
    <w:rsid w:val="004F0DCE"/>
    <w:rsid w:val="004F2F5B"/>
    <w:rsid w:val="004F3A0C"/>
    <w:rsid w:val="004F44DB"/>
    <w:rsid w:val="004F6B08"/>
    <w:rsid w:val="005014BD"/>
    <w:rsid w:val="005036FB"/>
    <w:rsid w:val="00504C6A"/>
    <w:rsid w:val="0050690E"/>
    <w:rsid w:val="0050758F"/>
    <w:rsid w:val="00510D4C"/>
    <w:rsid w:val="0051371B"/>
    <w:rsid w:val="00513889"/>
    <w:rsid w:val="005142A9"/>
    <w:rsid w:val="00514D4C"/>
    <w:rsid w:val="00515815"/>
    <w:rsid w:val="00517DB4"/>
    <w:rsid w:val="0052070C"/>
    <w:rsid w:val="00520DC2"/>
    <w:rsid w:val="00521F94"/>
    <w:rsid w:val="00522C54"/>
    <w:rsid w:val="00523418"/>
    <w:rsid w:val="0052553D"/>
    <w:rsid w:val="00527897"/>
    <w:rsid w:val="00527C84"/>
    <w:rsid w:val="005320F9"/>
    <w:rsid w:val="00534CD8"/>
    <w:rsid w:val="00535E81"/>
    <w:rsid w:val="00537401"/>
    <w:rsid w:val="00543D2F"/>
    <w:rsid w:val="00547AFE"/>
    <w:rsid w:val="005518CE"/>
    <w:rsid w:val="005523DC"/>
    <w:rsid w:val="00552646"/>
    <w:rsid w:val="0055278D"/>
    <w:rsid w:val="005527AA"/>
    <w:rsid w:val="005562FE"/>
    <w:rsid w:val="00560413"/>
    <w:rsid w:val="00560A15"/>
    <w:rsid w:val="00560BFD"/>
    <w:rsid w:val="005723EA"/>
    <w:rsid w:val="005735AA"/>
    <w:rsid w:val="00574441"/>
    <w:rsid w:val="00577EEA"/>
    <w:rsid w:val="0058132F"/>
    <w:rsid w:val="0058182A"/>
    <w:rsid w:val="00583373"/>
    <w:rsid w:val="00584986"/>
    <w:rsid w:val="005878A0"/>
    <w:rsid w:val="00590A03"/>
    <w:rsid w:val="00590D52"/>
    <w:rsid w:val="005A3BA8"/>
    <w:rsid w:val="005A6040"/>
    <w:rsid w:val="005B0CD6"/>
    <w:rsid w:val="005B390A"/>
    <w:rsid w:val="005B3F74"/>
    <w:rsid w:val="005B4E68"/>
    <w:rsid w:val="005B611E"/>
    <w:rsid w:val="005B66BE"/>
    <w:rsid w:val="005C0985"/>
    <w:rsid w:val="005C257C"/>
    <w:rsid w:val="005C50C8"/>
    <w:rsid w:val="005C6611"/>
    <w:rsid w:val="005C67C9"/>
    <w:rsid w:val="005C7D0E"/>
    <w:rsid w:val="005D3019"/>
    <w:rsid w:val="005E02BF"/>
    <w:rsid w:val="005E1826"/>
    <w:rsid w:val="005E47CD"/>
    <w:rsid w:val="005F0220"/>
    <w:rsid w:val="005F0D2A"/>
    <w:rsid w:val="005F0E93"/>
    <w:rsid w:val="005F2534"/>
    <w:rsid w:val="005F4BE1"/>
    <w:rsid w:val="005F4CE7"/>
    <w:rsid w:val="005F646A"/>
    <w:rsid w:val="005F692B"/>
    <w:rsid w:val="0060225D"/>
    <w:rsid w:val="00603C38"/>
    <w:rsid w:val="0060400F"/>
    <w:rsid w:val="006059D6"/>
    <w:rsid w:val="00607E9C"/>
    <w:rsid w:val="006120B7"/>
    <w:rsid w:val="00613B57"/>
    <w:rsid w:val="00613D8E"/>
    <w:rsid w:val="00614BAB"/>
    <w:rsid w:val="00614D9E"/>
    <w:rsid w:val="00615BD0"/>
    <w:rsid w:val="0062066E"/>
    <w:rsid w:val="00621555"/>
    <w:rsid w:val="00622086"/>
    <w:rsid w:val="0062241B"/>
    <w:rsid w:val="00626259"/>
    <w:rsid w:val="006301BA"/>
    <w:rsid w:val="00630971"/>
    <w:rsid w:val="006313A9"/>
    <w:rsid w:val="006328FC"/>
    <w:rsid w:val="00633CBC"/>
    <w:rsid w:val="0063427E"/>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1247"/>
    <w:rsid w:val="00662693"/>
    <w:rsid w:val="006628D9"/>
    <w:rsid w:val="00664251"/>
    <w:rsid w:val="00665D22"/>
    <w:rsid w:val="00673130"/>
    <w:rsid w:val="006733D4"/>
    <w:rsid w:val="006754BE"/>
    <w:rsid w:val="00675CCD"/>
    <w:rsid w:val="00677863"/>
    <w:rsid w:val="00682C53"/>
    <w:rsid w:val="00685BF2"/>
    <w:rsid w:val="0069692B"/>
    <w:rsid w:val="006A12EC"/>
    <w:rsid w:val="006A1819"/>
    <w:rsid w:val="006A2980"/>
    <w:rsid w:val="006A3603"/>
    <w:rsid w:val="006A58A3"/>
    <w:rsid w:val="006A684A"/>
    <w:rsid w:val="006B0FF1"/>
    <w:rsid w:val="006B1A72"/>
    <w:rsid w:val="006B4D09"/>
    <w:rsid w:val="006B60D8"/>
    <w:rsid w:val="006C0385"/>
    <w:rsid w:val="006C5291"/>
    <w:rsid w:val="006C71D0"/>
    <w:rsid w:val="006D1A03"/>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7F64"/>
    <w:rsid w:val="00712FB0"/>
    <w:rsid w:val="00713970"/>
    <w:rsid w:val="00713FF9"/>
    <w:rsid w:val="00716076"/>
    <w:rsid w:val="00720004"/>
    <w:rsid w:val="00720552"/>
    <w:rsid w:val="0072417C"/>
    <w:rsid w:val="0073084F"/>
    <w:rsid w:val="00736307"/>
    <w:rsid w:val="007367C3"/>
    <w:rsid w:val="00736DEB"/>
    <w:rsid w:val="0073793E"/>
    <w:rsid w:val="007430EA"/>
    <w:rsid w:val="0075047E"/>
    <w:rsid w:val="00754ED0"/>
    <w:rsid w:val="007571E7"/>
    <w:rsid w:val="00765B32"/>
    <w:rsid w:val="00770277"/>
    <w:rsid w:val="00772821"/>
    <w:rsid w:val="00774DE9"/>
    <w:rsid w:val="00775BE0"/>
    <w:rsid w:val="00776C45"/>
    <w:rsid w:val="00781970"/>
    <w:rsid w:val="00784B69"/>
    <w:rsid w:val="00784EE1"/>
    <w:rsid w:val="0078526F"/>
    <w:rsid w:val="00785D2B"/>
    <w:rsid w:val="007865A5"/>
    <w:rsid w:val="007908B3"/>
    <w:rsid w:val="00793055"/>
    <w:rsid w:val="007950B6"/>
    <w:rsid w:val="00795D0A"/>
    <w:rsid w:val="0079C64B"/>
    <w:rsid w:val="007A24B8"/>
    <w:rsid w:val="007A2DD8"/>
    <w:rsid w:val="007A4A8B"/>
    <w:rsid w:val="007A5C40"/>
    <w:rsid w:val="007A7699"/>
    <w:rsid w:val="007B2ACB"/>
    <w:rsid w:val="007B5B76"/>
    <w:rsid w:val="007B735E"/>
    <w:rsid w:val="007C17B9"/>
    <w:rsid w:val="007C2B36"/>
    <w:rsid w:val="007C3DB0"/>
    <w:rsid w:val="007C6978"/>
    <w:rsid w:val="007C6F68"/>
    <w:rsid w:val="007D0859"/>
    <w:rsid w:val="007D419B"/>
    <w:rsid w:val="007D45F3"/>
    <w:rsid w:val="007D47FB"/>
    <w:rsid w:val="007D4DF2"/>
    <w:rsid w:val="007E2E34"/>
    <w:rsid w:val="007E3A04"/>
    <w:rsid w:val="007E50D7"/>
    <w:rsid w:val="007E5555"/>
    <w:rsid w:val="007EDAA1"/>
    <w:rsid w:val="007F1412"/>
    <w:rsid w:val="007F2AAB"/>
    <w:rsid w:val="007F3D38"/>
    <w:rsid w:val="007F5185"/>
    <w:rsid w:val="007F5761"/>
    <w:rsid w:val="007F75B3"/>
    <w:rsid w:val="007F7E32"/>
    <w:rsid w:val="008003CA"/>
    <w:rsid w:val="00801D9E"/>
    <w:rsid w:val="008023A9"/>
    <w:rsid w:val="00803990"/>
    <w:rsid w:val="00803FC7"/>
    <w:rsid w:val="008046A3"/>
    <w:rsid w:val="008046A4"/>
    <w:rsid w:val="00805E2D"/>
    <w:rsid w:val="0080655B"/>
    <w:rsid w:val="00814746"/>
    <w:rsid w:val="0081542D"/>
    <w:rsid w:val="00815468"/>
    <w:rsid w:val="00820701"/>
    <w:rsid w:val="00820BBF"/>
    <w:rsid w:val="00823912"/>
    <w:rsid w:val="00831BD2"/>
    <w:rsid w:val="008349B7"/>
    <w:rsid w:val="008357B2"/>
    <w:rsid w:val="00835932"/>
    <w:rsid w:val="00840ADC"/>
    <w:rsid w:val="00841BB9"/>
    <w:rsid w:val="0084221A"/>
    <w:rsid w:val="00843307"/>
    <w:rsid w:val="00845B12"/>
    <w:rsid w:val="00847778"/>
    <w:rsid w:val="00851B1B"/>
    <w:rsid w:val="008575FE"/>
    <w:rsid w:val="00861452"/>
    <w:rsid w:val="008650F9"/>
    <w:rsid w:val="00866F9E"/>
    <w:rsid w:val="008670C4"/>
    <w:rsid w:val="00871039"/>
    <w:rsid w:val="008718D9"/>
    <w:rsid w:val="00873B7A"/>
    <w:rsid w:val="00875C95"/>
    <w:rsid w:val="00881F31"/>
    <w:rsid w:val="0088283D"/>
    <w:rsid w:val="00883108"/>
    <w:rsid w:val="00887BFC"/>
    <w:rsid w:val="008908C1"/>
    <w:rsid w:val="00891201"/>
    <w:rsid w:val="00893400"/>
    <w:rsid w:val="00894998"/>
    <w:rsid w:val="00895AA1"/>
    <w:rsid w:val="008A103B"/>
    <w:rsid w:val="008B039A"/>
    <w:rsid w:val="008B276B"/>
    <w:rsid w:val="008B2B9D"/>
    <w:rsid w:val="008B515D"/>
    <w:rsid w:val="008C0194"/>
    <w:rsid w:val="008C1883"/>
    <w:rsid w:val="008C4D3C"/>
    <w:rsid w:val="008C628C"/>
    <w:rsid w:val="008D44A4"/>
    <w:rsid w:val="008D4C1A"/>
    <w:rsid w:val="008D6D5D"/>
    <w:rsid w:val="008D71DA"/>
    <w:rsid w:val="008E3264"/>
    <w:rsid w:val="008F0E48"/>
    <w:rsid w:val="008F1B58"/>
    <w:rsid w:val="008F1E6D"/>
    <w:rsid w:val="008F272D"/>
    <w:rsid w:val="008F58E2"/>
    <w:rsid w:val="009023CD"/>
    <w:rsid w:val="00902A39"/>
    <w:rsid w:val="009108EF"/>
    <w:rsid w:val="00910DF3"/>
    <w:rsid w:val="00912C42"/>
    <w:rsid w:val="00913FCC"/>
    <w:rsid w:val="00915AC8"/>
    <w:rsid w:val="00915ECC"/>
    <w:rsid w:val="00916E42"/>
    <w:rsid w:val="0091717C"/>
    <w:rsid w:val="009211E0"/>
    <w:rsid w:val="009310D3"/>
    <w:rsid w:val="009332E5"/>
    <w:rsid w:val="00937105"/>
    <w:rsid w:val="009401B7"/>
    <w:rsid w:val="00942DA3"/>
    <w:rsid w:val="00944E8C"/>
    <w:rsid w:val="009471BA"/>
    <w:rsid w:val="009509D5"/>
    <w:rsid w:val="009546E1"/>
    <w:rsid w:val="00956EBE"/>
    <w:rsid w:val="00960A9A"/>
    <w:rsid w:val="009626EB"/>
    <w:rsid w:val="00962E0B"/>
    <w:rsid w:val="00964C7A"/>
    <w:rsid w:val="00967B91"/>
    <w:rsid w:val="00973DB4"/>
    <w:rsid w:val="00976541"/>
    <w:rsid w:val="009816DD"/>
    <w:rsid w:val="00981E20"/>
    <w:rsid w:val="00985237"/>
    <w:rsid w:val="00985D6B"/>
    <w:rsid w:val="0098732F"/>
    <w:rsid w:val="00987C03"/>
    <w:rsid w:val="00991376"/>
    <w:rsid w:val="0099272C"/>
    <w:rsid w:val="00992E7D"/>
    <w:rsid w:val="0099510E"/>
    <w:rsid w:val="009A0842"/>
    <w:rsid w:val="009A0D6F"/>
    <w:rsid w:val="009A0E91"/>
    <w:rsid w:val="009A1C83"/>
    <w:rsid w:val="009A363C"/>
    <w:rsid w:val="009A3DDC"/>
    <w:rsid w:val="009A54B3"/>
    <w:rsid w:val="009A5C05"/>
    <w:rsid w:val="009A6048"/>
    <w:rsid w:val="009B2B42"/>
    <w:rsid w:val="009B308D"/>
    <w:rsid w:val="009B5E94"/>
    <w:rsid w:val="009B6BE1"/>
    <w:rsid w:val="009B797F"/>
    <w:rsid w:val="009C3373"/>
    <w:rsid w:val="009C6090"/>
    <w:rsid w:val="009C6575"/>
    <w:rsid w:val="009C7369"/>
    <w:rsid w:val="009D1199"/>
    <w:rsid w:val="009D2F06"/>
    <w:rsid w:val="009D6ACD"/>
    <w:rsid w:val="009D7719"/>
    <w:rsid w:val="009E4ED3"/>
    <w:rsid w:val="009E740D"/>
    <w:rsid w:val="009F3172"/>
    <w:rsid w:val="009F353C"/>
    <w:rsid w:val="009F3893"/>
    <w:rsid w:val="009F474E"/>
    <w:rsid w:val="009F7DE0"/>
    <w:rsid w:val="00A00A0A"/>
    <w:rsid w:val="00A01519"/>
    <w:rsid w:val="00A018BB"/>
    <w:rsid w:val="00A054D4"/>
    <w:rsid w:val="00A07C7D"/>
    <w:rsid w:val="00A10CBB"/>
    <w:rsid w:val="00A15116"/>
    <w:rsid w:val="00A1691D"/>
    <w:rsid w:val="00A17F61"/>
    <w:rsid w:val="00A22FCB"/>
    <w:rsid w:val="00A26C17"/>
    <w:rsid w:val="00A30E64"/>
    <w:rsid w:val="00A33BB5"/>
    <w:rsid w:val="00A3558B"/>
    <w:rsid w:val="00A35C18"/>
    <w:rsid w:val="00A35EFA"/>
    <w:rsid w:val="00A366E4"/>
    <w:rsid w:val="00A3674D"/>
    <w:rsid w:val="00A40335"/>
    <w:rsid w:val="00A404FD"/>
    <w:rsid w:val="00A41102"/>
    <w:rsid w:val="00A44D2E"/>
    <w:rsid w:val="00A5011B"/>
    <w:rsid w:val="00A57596"/>
    <w:rsid w:val="00A575C0"/>
    <w:rsid w:val="00A62549"/>
    <w:rsid w:val="00A652D5"/>
    <w:rsid w:val="00A65403"/>
    <w:rsid w:val="00A66025"/>
    <w:rsid w:val="00A66DEC"/>
    <w:rsid w:val="00A70648"/>
    <w:rsid w:val="00A73432"/>
    <w:rsid w:val="00A73606"/>
    <w:rsid w:val="00A73899"/>
    <w:rsid w:val="00A7635E"/>
    <w:rsid w:val="00A82F68"/>
    <w:rsid w:val="00A83957"/>
    <w:rsid w:val="00A84374"/>
    <w:rsid w:val="00A85C35"/>
    <w:rsid w:val="00A86420"/>
    <w:rsid w:val="00A9129C"/>
    <w:rsid w:val="00A96765"/>
    <w:rsid w:val="00A96813"/>
    <w:rsid w:val="00AA2997"/>
    <w:rsid w:val="00AA662C"/>
    <w:rsid w:val="00AA7C67"/>
    <w:rsid w:val="00AB2B79"/>
    <w:rsid w:val="00AB3860"/>
    <w:rsid w:val="00AB6185"/>
    <w:rsid w:val="00AB72B7"/>
    <w:rsid w:val="00AC10EB"/>
    <w:rsid w:val="00AC56F5"/>
    <w:rsid w:val="00AE0AE5"/>
    <w:rsid w:val="00AE17F3"/>
    <w:rsid w:val="00AE26AC"/>
    <w:rsid w:val="00AE2868"/>
    <w:rsid w:val="00AE2E27"/>
    <w:rsid w:val="00AE33C3"/>
    <w:rsid w:val="00AE5718"/>
    <w:rsid w:val="00AE5C1F"/>
    <w:rsid w:val="00AE6A65"/>
    <w:rsid w:val="00AE6F1C"/>
    <w:rsid w:val="00AF0D19"/>
    <w:rsid w:val="00AF10F2"/>
    <w:rsid w:val="00AF1F3A"/>
    <w:rsid w:val="00AF3160"/>
    <w:rsid w:val="00AF7EB3"/>
    <w:rsid w:val="00B03309"/>
    <w:rsid w:val="00B0513B"/>
    <w:rsid w:val="00B05394"/>
    <w:rsid w:val="00B057B6"/>
    <w:rsid w:val="00B0590F"/>
    <w:rsid w:val="00B07791"/>
    <w:rsid w:val="00B10474"/>
    <w:rsid w:val="00B131CB"/>
    <w:rsid w:val="00B14DCB"/>
    <w:rsid w:val="00B150A4"/>
    <w:rsid w:val="00B2438A"/>
    <w:rsid w:val="00B24550"/>
    <w:rsid w:val="00B245F6"/>
    <w:rsid w:val="00B27AA9"/>
    <w:rsid w:val="00B3326E"/>
    <w:rsid w:val="00B34C08"/>
    <w:rsid w:val="00B37A9B"/>
    <w:rsid w:val="00B4315F"/>
    <w:rsid w:val="00B43514"/>
    <w:rsid w:val="00B45334"/>
    <w:rsid w:val="00B46B03"/>
    <w:rsid w:val="00B51A2C"/>
    <w:rsid w:val="00B54882"/>
    <w:rsid w:val="00B55FAE"/>
    <w:rsid w:val="00B60B63"/>
    <w:rsid w:val="00B633FD"/>
    <w:rsid w:val="00B640E4"/>
    <w:rsid w:val="00B675A2"/>
    <w:rsid w:val="00B67A26"/>
    <w:rsid w:val="00B721C4"/>
    <w:rsid w:val="00B74BA1"/>
    <w:rsid w:val="00B801A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14F0"/>
    <w:rsid w:val="00BB2413"/>
    <w:rsid w:val="00BB2682"/>
    <w:rsid w:val="00BB3DB9"/>
    <w:rsid w:val="00BB69BC"/>
    <w:rsid w:val="00BB7E6C"/>
    <w:rsid w:val="00BC0526"/>
    <w:rsid w:val="00BC0CC9"/>
    <w:rsid w:val="00BC1EF4"/>
    <w:rsid w:val="00BC3788"/>
    <w:rsid w:val="00BC5FE5"/>
    <w:rsid w:val="00BC756F"/>
    <w:rsid w:val="00BD5A4A"/>
    <w:rsid w:val="00BE2162"/>
    <w:rsid w:val="00BF1C7B"/>
    <w:rsid w:val="00BF28DB"/>
    <w:rsid w:val="00BF581A"/>
    <w:rsid w:val="00BF71A9"/>
    <w:rsid w:val="00C00B4D"/>
    <w:rsid w:val="00C0229E"/>
    <w:rsid w:val="00C05A1D"/>
    <w:rsid w:val="00C07614"/>
    <w:rsid w:val="00C07688"/>
    <w:rsid w:val="00C12E26"/>
    <w:rsid w:val="00C142A2"/>
    <w:rsid w:val="00C145CF"/>
    <w:rsid w:val="00C15C95"/>
    <w:rsid w:val="00C17D1F"/>
    <w:rsid w:val="00C223CB"/>
    <w:rsid w:val="00C23650"/>
    <w:rsid w:val="00C24663"/>
    <w:rsid w:val="00C30385"/>
    <w:rsid w:val="00C31BB6"/>
    <w:rsid w:val="00C33AD9"/>
    <w:rsid w:val="00C35AD5"/>
    <w:rsid w:val="00C35E22"/>
    <w:rsid w:val="00C362E2"/>
    <w:rsid w:val="00C375EC"/>
    <w:rsid w:val="00C42DA9"/>
    <w:rsid w:val="00C44017"/>
    <w:rsid w:val="00C47B5C"/>
    <w:rsid w:val="00C47FE3"/>
    <w:rsid w:val="00C50A3C"/>
    <w:rsid w:val="00C50B35"/>
    <w:rsid w:val="00C52D9B"/>
    <w:rsid w:val="00C539BE"/>
    <w:rsid w:val="00C53E2E"/>
    <w:rsid w:val="00C55BF2"/>
    <w:rsid w:val="00C560D6"/>
    <w:rsid w:val="00C6116C"/>
    <w:rsid w:val="00C63FE2"/>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400E"/>
    <w:rsid w:val="00CA4B35"/>
    <w:rsid w:val="00CA7933"/>
    <w:rsid w:val="00CB12C4"/>
    <w:rsid w:val="00CB355A"/>
    <w:rsid w:val="00CB3C34"/>
    <w:rsid w:val="00CB41D9"/>
    <w:rsid w:val="00CB4640"/>
    <w:rsid w:val="00CB6B53"/>
    <w:rsid w:val="00CB6C6B"/>
    <w:rsid w:val="00CB7502"/>
    <w:rsid w:val="00CC01E2"/>
    <w:rsid w:val="00CC3C2C"/>
    <w:rsid w:val="00CC3E4C"/>
    <w:rsid w:val="00CC54CD"/>
    <w:rsid w:val="00CD0CFE"/>
    <w:rsid w:val="00CD140D"/>
    <w:rsid w:val="00CD1745"/>
    <w:rsid w:val="00CD2C77"/>
    <w:rsid w:val="00CE2152"/>
    <w:rsid w:val="00CE6FCB"/>
    <w:rsid w:val="00CF1EB6"/>
    <w:rsid w:val="00CF3929"/>
    <w:rsid w:val="00CF50DC"/>
    <w:rsid w:val="00CF5F1B"/>
    <w:rsid w:val="00CF7245"/>
    <w:rsid w:val="00CF7711"/>
    <w:rsid w:val="00CF7817"/>
    <w:rsid w:val="00CFF19E"/>
    <w:rsid w:val="00D02F6F"/>
    <w:rsid w:val="00D04255"/>
    <w:rsid w:val="00D04DFB"/>
    <w:rsid w:val="00D051CF"/>
    <w:rsid w:val="00D05E31"/>
    <w:rsid w:val="00D05FC5"/>
    <w:rsid w:val="00D0645F"/>
    <w:rsid w:val="00D07169"/>
    <w:rsid w:val="00D14EC1"/>
    <w:rsid w:val="00D15274"/>
    <w:rsid w:val="00D1586F"/>
    <w:rsid w:val="00D15EEC"/>
    <w:rsid w:val="00D20982"/>
    <w:rsid w:val="00D21782"/>
    <w:rsid w:val="00D23348"/>
    <w:rsid w:val="00D25862"/>
    <w:rsid w:val="00D26BC7"/>
    <w:rsid w:val="00D34E97"/>
    <w:rsid w:val="00D404EA"/>
    <w:rsid w:val="00D40E3B"/>
    <w:rsid w:val="00D412DF"/>
    <w:rsid w:val="00D42110"/>
    <w:rsid w:val="00D4239B"/>
    <w:rsid w:val="00D5010D"/>
    <w:rsid w:val="00D51A79"/>
    <w:rsid w:val="00D55A33"/>
    <w:rsid w:val="00D55F91"/>
    <w:rsid w:val="00D57193"/>
    <w:rsid w:val="00D652C2"/>
    <w:rsid w:val="00D663E0"/>
    <w:rsid w:val="00D665EE"/>
    <w:rsid w:val="00D67EC2"/>
    <w:rsid w:val="00D726F0"/>
    <w:rsid w:val="00D7677E"/>
    <w:rsid w:val="00D772E2"/>
    <w:rsid w:val="00D8495C"/>
    <w:rsid w:val="00D97086"/>
    <w:rsid w:val="00DA1B90"/>
    <w:rsid w:val="00DA2121"/>
    <w:rsid w:val="00DA3698"/>
    <w:rsid w:val="00DA3F85"/>
    <w:rsid w:val="00DA4269"/>
    <w:rsid w:val="00DA6B14"/>
    <w:rsid w:val="00DB00A8"/>
    <w:rsid w:val="00DB2314"/>
    <w:rsid w:val="00DB7D06"/>
    <w:rsid w:val="00DD38DE"/>
    <w:rsid w:val="00DD3B8F"/>
    <w:rsid w:val="00DD73E4"/>
    <w:rsid w:val="00DE1BBD"/>
    <w:rsid w:val="00DE415A"/>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6F22"/>
    <w:rsid w:val="00E17B91"/>
    <w:rsid w:val="00E20CF3"/>
    <w:rsid w:val="00E24627"/>
    <w:rsid w:val="00E26EF4"/>
    <w:rsid w:val="00E27CA9"/>
    <w:rsid w:val="00E35438"/>
    <w:rsid w:val="00E3660E"/>
    <w:rsid w:val="00E37C6C"/>
    <w:rsid w:val="00E41185"/>
    <w:rsid w:val="00E4323E"/>
    <w:rsid w:val="00E45520"/>
    <w:rsid w:val="00E45F18"/>
    <w:rsid w:val="00E5249F"/>
    <w:rsid w:val="00E52CC7"/>
    <w:rsid w:val="00E56C73"/>
    <w:rsid w:val="00E64676"/>
    <w:rsid w:val="00E65F9C"/>
    <w:rsid w:val="00E6687C"/>
    <w:rsid w:val="00E67516"/>
    <w:rsid w:val="00E70E72"/>
    <w:rsid w:val="00E74FFA"/>
    <w:rsid w:val="00E76901"/>
    <w:rsid w:val="00E76F88"/>
    <w:rsid w:val="00E83C53"/>
    <w:rsid w:val="00E84B16"/>
    <w:rsid w:val="00E91318"/>
    <w:rsid w:val="00E96C34"/>
    <w:rsid w:val="00EA05CA"/>
    <w:rsid w:val="00EA7460"/>
    <w:rsid w:val="00EA755D"/>
    <w:rsid w:val="00EB294E"/>
    <w:rsid w:val="00EB2C76"/>
    <w:rsid w:val="00EB3031"/>
    <w:rsid w:val="00EB3BFF"/>
    <w:rsid w:val="00EB45EC"/>
    <w:rsid w:val="00EB62B8"/>
    <w:rsid w:val="00EB7BBE"/>
    <w:rsid w:val="00EC05B4"/>
    <w:rsid w:val="00EC0F22"/>
    <w:rsid w:val="00EC7849"/>
    <w:rsid w:val="00ED1954"/>
    <w:rsid w:val="00ED1FCF"/>
    <w:rsid w:val="00ED216F"/>
    <w:rsid w:val="00ED67D5"/>
    <w:rsid w:val="00ED6BAD"/>
    <w:rsid w:val="00EE200F"/>
    <w:rsid w:val="00EE2210"/>
    <w:rsid w:val="00EE34FD"/>
    <w:rsid w:val="00EE4B69"/>
    <w:rsid w:val="00EE7896"/>
    <w:rsid w:val="00EF0B21"/>
    <w:rsid w:val="00EF71F1"/>
    <w:rsid w:val="00EF7571"/>
    <w:rsid w:val="00F032C9"/>
    <w:rsid w:val="00F03D74"/>
    <w:rsid w:val="00F03E1E"/>
    <w:rsid w:val="00F06A7B"/>
    <w:rsid w:val="00F10FAB"/>
    <w:rsid w:val="00F132C9"/>
    <w:rsid w:val="00F133E6"/>
    <w:rsid w:val="00F134E3"/>
    <w:rsid w:val="00F168A2"/>
    <w:rsid w:val="00F1725D"/>
    <w:rsid w:val="00F23F3A"/>
    <w:rsid w:val="00F27710"/>
    <w:rsid w:val="00F3097A"/>
    <w:rsid w:val="00F3242F"/>
    <w:rsid w:val="00F3408B"/>
    <w:rsid w:val="00F35004"/>
    <w:rsid w:val="00F35796"/>
    <w:rsid w:val="00F35BEE"/>
    <w:rsid w:val="00F36956"/>
    <w:rsid w:val="00F37BC9"/>
    <w:rsid w:val="00F412AC"/>
    <w:rsid w:val="00F42C3B"/>
    <w:rsid w:val="00F437BC"/>
    <w:rsid w:val="00F45BE5"/>
    <w:rsid w:val="00F467D5"/>
    <w:rsid w:val="00F5265C"/>
    <w:rsid w:val="00F54501"/>
    <w:rsid w:val="00F54807"/>
    <w:rsid w:val="00F61795"/>
    <w:rsid w:val="00F61DF2"/>
    <w:rsid w:val="00F64575"/>
    <w:rsid w:val="00F70A7B"/>
    <w:rsid w:val="00F7124D"/>
    <w:rsid w:val="00F723C5"/>
    <w:rsid w:val="00F7249B"/>
    <w:rsid w:val="00F753B5"/>
    <w:rsid w:val="00F8164D"/>
    <w:rsid w:val="00F821DE"/>
    <w:rsid w:val="00F82F09"/>
    <w:rsid w:val="00F87336"/>
    <w:rsid w:val="00F875CC"/>
    <w:rsid w:val="00F91234"/>
    <w:rsid w:val="00F91E9E"/>
    <w:rsid w:val="00F91F55"/>
    <w:rsid w:val="00F92A40"/>
    <w:rsid w:val="00F93C16"/>
    <w:rsid w:val="00F94D51"/>
    <w:rsid w:val="00FA0ED0"/>
    <w:rsid w:val="00FA28A9"/>
    <w:rsid w:val="00FA2A1F"/>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9DC"/>
    <w:rsid w:val="00FC68AF"/>
    <w:rsid w:val="00FCA0F0"/>
    <w:rsid w:val="00FD4167"/>
    <w:rsid w:val="00FD4B44"/>
    <w:rsid w:val="00FD4F3B"/>
    <w:rsid w:val="00FD77A4"/>
    <w:rsid w:val="00FD7A58"/>
    <w:rsid w:val="00FE0FC9"/>
    <w:rsid w:val="00FE1357"/>
    <w:rsid w:val="00FE28D8"/>
    <w:rsid w:val="00FE28FC"/>
    <w:rsid w:val="00FE30FB"/>
    <w:rsid w:val="00FE5B0E"/>
    <w:rsid w:val="00FE73C6"/>
    <w:rsid w:val="00FF0134"/>
    <w:rsid w:val="00FF03F6"/>
    <w:rsid w:val="00FF0F83"/>
    <w:rsid w:val="00FF1271"/>
    <w:rsid w:val="00FF272D"/>
    <w:rsid w:val="00FF3BD7"/>
    <w:rsid w:val="00FF5080"/>
    <w:rsid w:val="01017872"/>
    <w:rsid w:val="01325787"/>
    <w:rsid w:val="01410566"/>
    <w:rsid w:val="0141756B"/>
    <w:rsid w:val="016F2C1D"/>
    <w:rsid w:val="01D11100"/>
    <w:rsid w:val="02053E53"/>
    <w:rsid w:val="023B5D88"/>
    <w:rsid w:val="02493B68"/>
    <w:rsid w:val="0252A2D2"/>
    <w:rsid w:val="025A299C"/>
    <w:rsid w:val="02801349"/>
    <w:rsid w:val="02933748"/>
    <w:rsid w:val="0297907A"/>
    <w:rsid w:val="02B055F2"/>
    <w:rsid w:val="02BF98B8"/>
    <w:rsid w:val="02CCD105"/>
    <w:rsid w:val="03003DD6"/>
    <w:rsid w:val="030C8AE1"/>
    <w:rsid w:val="0319FEE8"/>
    <w:rsid w:val="031FD07C"/>
    <w:rsid w:val="0351AEF8"/>
    <w:rsid w:val="03654819"/>
    <w:rsid w:val="036BF4E1"/>
    <w:rsid w:val="0374DE1D"/>
    <w:rsid w:val="038FB85C"/>
    <w:rsid w:val="03B199E9"/>
    <w:rsid w:val="03B76AA2"/>
    <w:rsid w:val="03D108BF"/>
    <w:rsid w:val="03E207ED"/>
    <w:rsid w:val="03F2BFB7"/>
    <w:rsid w:val="041CF240"/>
    <w:rsid w:val="041D01A7"/>
    <w:rsid w:val="04270526"/>
    <w:rsid w:val="04307971"/>
    <w:rsid w:val="04513F71"/>
    <w:rsid w:val="0458A604"/>
    <w:rsid w:val="049E9B4B"/>
    <w:rsid w:val="04BC2081"/>
    <w:rsid w:val="04D2D72F"/>
    <w:rsid w:val="04EA8C08"/>
    <w:rsid w:val="04EE03D1"/>
    <w:rsid w:val="05030E01"/>
    <w:rsid w:val="05032B6E"/>
    <w:rsid w:val="05045778"/>
    <w:rsid w:val="0512217B"/>
    <w:rsid w:val="051DF92F"/>
    <w:rsid w:val="05306E86"/>
    <w:rsid w:val="0538999D"/>
    <w:rsid w:val="054AA31D"/>
    <w:rsid w:val="05958C92"/>
    <w:rsid w:val="05AD01E9"/>
    <w:rsid w:val="05B4CDBB"/>
    <w:rsid w:val="05BE494C"/>
    <w:rsid w:val="05BF3B0D"/>
    <w:rsid w:val="05C8CA37"/>
    <w:rsid w:val="060C14FF"/>
    <w:rsid w:val="06429D40"/>
    <w:rsid w:val="064A6585"/>
    <w:rsid w:val="0651D447"/>
    <w:rsid w:val="069F4E6E"/>
    <w:rsid w:val="06B6B490"/>
    <w:rsid w:val="06D469FE"/>
    <w:rsid w:val="06D7462B"/>
    <w:rsid w:val="06ED32FD"/>
    <w:rsid w:val="070F235A"/>
    <w:rsid w:val="072B7567"/>
    <w:rsid w:val="07C0FB12"/>
    <w:rsid w:val="07F0127B"/>
    <w:rsid w:val="07F58641"/>
    <w:rsid w:val="07F99028"/>
    <w:rsid w:val="07F9D9BB"/>
    <w:rsid w:val="080F7223"/>
    <w:rsid w:val="083A1B2A"/>
    <w:rsid w:val="08495DC3"/>
    <w:rsid w:val="084D3DDC"/>
    <w:rsid w:val="08551F97"/>
    <w:rsid w:val="0857D0D4"/>
    <w:rsid w:val="087F1E00"/>
    <w:rsid w:val="089E9BBA"/>
    <w:rsid w:val="08FD83CD"/>
    <w:rsid w:val="09138F39"/>
    <w:rsid w:val="0926A0BD"/>
    <w:rsid w:val="093263CF"/>
    <w:rsid w:val="09331DC3"/>
    <w:rsid w:val="093FFEC1"/>
    <w:rsid w:val="09799453"/>
    <w:rsid w:val="097FF61D"/>
    <w:rsid w:val="098E1E5C"/>
    <w:rsid w:val="098E9516"/>
    <w:rsid w:val="0999AB43"/>
    <w:rsid w:val="09BA847D"/>
    <w:rsid w:val="09D3EBAD"/>
    <w:rsid w:val="0A1EABB8"/>
    <w:rsid w:val="0A1ED48F"/>
    <w:rsid w:val="0A35F8EA"/>
    <w:rsid w:val="0A3DB654"/>
    <w:rsid w:val="0A675CA3"/>
    <w:rsid w:val="0A760C6E"/>
    <w:rsid w:val="0A92CB8A"/>
    <w:rsid w:val="0A9F59D5"/>
    <w:rsid w:val="0ABD26F6"/>
    <w:rsid w:val="0AD5CEB6"/>
    <w:rsid w:val="0AE2BDFF"/>
    <w:rsid w:val="0AEC20EF"/>
    <w:rsid w:val="0AECF333"/>
    <w:rsid w:val="0AF8BC75"/>
    <w:rsid w:val="0B069D72"/>
    <w:rsid w:val="0B09C29E"/>
    <w:rsid w:val="0B1BEECD"/>
    <w:rsid w:val="0B3ABD1C"/>
    <w:rsid w:val="0B6A4187"/>
    <w:rsid w:val="0B781441"/>
    <w:rsid w:val="0B7BCB33"/>
    <w:rsid w:val="0B8D0B64"/>
    <w:rsid w:val="0B8F410C"/>
    <w:rsid w:val="0B92656F"/>
    <w:rsid w:val="0BB814D5"/>
    <w:rsid w:val="0BE727DC"/>
    <w:rsid w:val="0BEF3665"/>
    <w:rsid w:val="0C22A068"/>
    <w:rsid w:val="0C2CD531"/>
    <w:rsid w:val="0C41B69A"/>
    <w:rsid w:val="0C9783F6"/>
    <w:rsid w:val="0CA8D138"/>
    <w:rsid w:val="0CB40B92"/>
    <w:rsid w:val="0CDF10D6"/>
    <w:rsid w:val="0CDF7BF1"/>
    <w:rsid w:val="0D0203FA"/>
    <w:rsid w:val="0D057414"/>
    <w:rsid w:val="0D0F6F15"/>
    <w:rsid w:val="0D6613F7"/>
    <w:rsid w:val="0D77EB05"/>
    <w:rsid w:val="0D915793"/>
    <w:rsid w:val="0D94A6A5"/>
    <w:rsid w:val="0DA3EC91"/>
    <w:rsid w:val="0DE911EF"/>
    <w:rsid w:val="0E09B6F6"/>
    <w:rsid w:val="0E1471F2"/>
    <w:rsid w:val="0E27E5F9"/>
    <w:rsid w:val="0E7A34D6"/>
    <w:rsid w:val="0E7FE992"/>
    <w:rsid w:val="0EB3422F"/>
    <w:rsid w:val="0F053F74"/>
    <w:rsid w:val="0F35F1BC"/>
    <w:rsid w:val="0F512058"/>
    <w:rsid w:val="0F79A76C"/>
    <w:rsid w:val="0F7ABEF9"/>
    <w:rsid w:val="0F7FD714"/>
    <w:rsid w:val="0F83A624"/>
    <w:rsid w:val="0F971C8C"/>
    <w:rsid w:val="0FAD70A4"/>
    <w:rsid w:val="0FC3B65A"/>
    <w:rsid w:val="0FCBC42B"/>
    <w:rsid w:val="0FEE5C31"/>
    <w:rsid w:val="101C9102"/>
    <w:rsid w:val="10582D76"/>
    <w:rsid w:val="1061DAC6"/>
    <w:rsid w:val="1081BCA7"/>
    <w:rsid w:val="1093E15C"/>
    <w:rsid w:val="109D02CC"/>
    <w:rsid w:val="10CB279E"/>
    <w:rsid w:val="10EDAD9E"/>
    <w:rsid w:val="1110EAAE"/>
    <w:rsid w:val="1113612A"/>
    <w:rsid w:val="1115B3FE"/>
    <w:rsid w:val="1159102C"/>
    <w:rsid w:val="115D8A44"/>
    <w:rsid w:val="117C425B"/>
    <w:rsid w:val="11890934"/>
    <w:rsid w:val="118B0AC0"/>
    <w:rsid w:val="11931393"/>
    <w:rsid w:val="11B281F9"/>
    <w:rsid w:val="11C05AAE"/>
    <w:rsid w:val="11FE39D6"/>
    <w:rsid w:val="1222B2F4"/>
    <w:rsid w:val="122A1E03"/>
    <w:rsid w:val="125106A2"/>
    <w:rsid w:val="125560AC"/>
    <w:rsid w:val="126DCE0F"/>
    <w:rsid w:val="1292FB3A"/>
    <w:rsid w:val="12A5D611"/>
    <w:rsid w:val="12B4E8F6"/>
    <w:rsid w:val="12BD4BD7"/>
    <w:rsid w:val="12CCBA11"/>
    <w:rsid w:val="12D72B76"/>
    <w:rsid w:val="13077CC0"/>
    <w:rsid w:val="1323C19A"/>
    <w:rsid w:val="133940F3"/>
    <w:rsid w:val="134E525A"/>
    <w:rsid w:val="1361C411"/>
    <w:rsid w:val="139DCEB5"/>
    <w:rsid w:val="139FB291"/>
    <w:rsid w:val="13B00F84"/>
    <w:rsid w:val="13C7A123"/>
    <w:rsid w:val="13D2853E"/>
    <w:rsid w:val="13E1BD2A"/>
    <w:rsid w:val="13F77476"/>
    <w:rsid w:val="13F7D5D1"/>
    <w:rsid w:val="14031D19"/>
    <w:rsid w:val="14043EE1"/>
    <w:rsid w:val="14146810"/>
    <w:rsid w:val="141FED12"/>
    <w:rsid w:val="1437088B"/>
    <w:rsid w:val="14665AFC"/>
    <w:rsid w:val="14751676"/>
    <w:rsid w:val="1483B376"/>
    <w:rsid w:val="14914499"/>
    <w:rsid w:val="1496AEDA"/>
    <w:rsid w:val="14B742B2"/>
    <w:rsid w:val="14B7A7B1"/>
    <w:rsid w:val="14BB492F"/>
    <w:rsid w:val="14BB4CDE"/>
    <w:rsid w:val="14CCA674"/>
    <w:rsid w:val="14E612A6"/>
    <w:rsid w:val="14E7894A"/>
    <w:rsid w:val="14F7D384"/>
    <w:rsid w:val="14FC198A"/>
    <w:rsid w:val="150A9EC6"/>
    <w:rsid w:val="150F6669"/>
    <w:rsid w:val="15365276"/>
    <w:rsid w:val="155A7CFD"/>
    <w:rsid w:val="15609274"/>
    <w:rsid w:val="15652247"/>
    <w:rsid w:val="1580CCC8"/>
    <w:rsid w:val="1581A259"/>
    <w:rsid w:val="15850125"/>
    <w:rsid w:val="15A9557C"/>
    <w:rsid w:val="15FAE5FE"/>
    <w:rsid w:val="16206EE3"/>
    <w:rsid w:val="163453E2"/>
    <w:rsid w:val="1641C57B"/>
    <w:rsid w:val="16472E6C"/>
    <w:rsid w:val="16A300EB"/>
    <w:rsid w:val="16B22AF9"/>
    <w:rsid w:val="16B910A5"/>
    <w:rsid w:val="16CEC30D"/>
    <w:rsid w:val="16D79B4C"/>
    <w:rsid w:val="16EC3B61"/>
    <w:rsid w:val="16F0CB7E"/>
    <w:rsid w:val="1705F1A3"/>
    <w:rsid w:val="17061D32"/>
    <w:rsid w:val="170F00E2"/>
    <w:rsid w:val="17108443"/>
    <w:rsid w:val="1713284F"/>
    <w:rsid w:val="174C5CC3"/>
    <w:rsid w:val="1755D49C"/>
    <w:rsid w:val="17678915"/>
    <w:rsid w:val="1785EBD6"/>
    <w:rsid w:val="17AA835D"/>
    <w:rsid w:val="17BFFED6"/>
    <w:rsid w:val="17C4AC6C"/>
    <w:rsid w:val="17CEC83F"/>
    <w:rsid w:val="17D557D9"/>
    <w:rsid w:val="17D6A4BC"/>
    <w:rsid w:val="17D7A0D6"/>
    <w:rsid w:val="17D8C505"/>
    <w:rsid w:val="17DCAB7D"/>
    <w:rsid w:val="17DE50BB"/>
    <w:rsid w:val="18099C84"/>
    <w:rsid w:val="18591602"/>
    <w:rsid w:val="1863C7A0"/>
    <w:rsid w:val="1867232B"/>
    <w:rsid w:val="186A936E"/>
    <w:rsid w:val="18841D05"/>
    <w:rsid w:val="189E2B6F"/>
    <w:rsid w:val="189E3D91"/>
    <w:rsid w:val="18CF2C01"/>
    <w:rsid w:val="18D0E2FF"/>
    <w:rsid w:val="18DE42B0"/>
    <w:rsid w:val="18FEDD00"/>
    <w:rsid w:val="190B3242"/>
    <w:rsid w:val="19301463"/>
    <w:rsid w:val="1955D72E"/>
    <w:rsid w:val="1976C7B2"/>
    <w:rsid w:val="197E6694"/>
    <w:rsid w:val="1983047C"/>
    <w:rsid w:val="19B8F6F8"/>
    <w:rsid w:val="19BACB0C"/>
    <w:rsid w:val="19F22C2D"/>
    <w:rsid w:val="1A13B63A"/>
    <w:rsid w:val="1A2C3FF7"/>
    <w:rsid w:val="1A37E462"/>
    <w:rsid w:val="1A39FBD0"/>
    <w:rsid w:val="1A593640"/>
    <w:rsid w:val="1A66EA20"/>
    <w:rsid w:val="1A67825F"/>
    <w:rsid w:val="1A79131C"/>
    <w:rsid w:val="1A7BB9CE"/>
    <w:rsid w:val="1A80CE83"/>
    <w:rsid w:val="1A83A2E2"/>
    <w:rsid w:val="1A964157"/>
    <w:rsid w:val="1AC32850"/>
    <w:rsid w:val="1ACB620F"/>
    <w:rsid w:val="1AD45214"/>
    <w:rsid w:val="1ADC62DA"/>
    <w:rsid w:val="1ADCB701"/>
    <w:rsid w:val="1AEFB840"/>
    <w:rsid w:val="1B176A86"/>
    <w:rsid w:val="1B3A992A"/>
    <w:rsid w:val="1B407805"/>
    <w:rsid w:val="1B50C674"/>
    <w:rsid w:val="1B750F99"/>
    <w:rsid w:val="1B7DCA16"/>
    <w:rsid w:val="1B818040"/>
    <w:rsid w:val="1B9333F3"/>
    <w:rsid w:val="1B9F69FF"/>
    <w:rsid w:val="1BAEDF5E"/>
    <w:rsid w:val="1BB0578E"/>
    <w:rsid w:val="1C07A3EC"/>
    <w:rsid w:val="1C1DD65F"/>
    <w:rsid w:val="1C3A4227"/>
    <w:rsid w:val="1C3FA3D6"/>
    <w:rsid w:val="1C4B5C86"/>
    <w:rsid w:val="1C55CCF2"/>
    <w:rsid w:val="1C56B059"/>
    <w:rsid w:val="1C79C146"/>
    <w:rsid w:val="1CCE309B"/>
    <w:rsid w:val="1CCE9B84"/>
    <w:rsid w:val="1CD8D75E"/>
    <w:rsid w:val="1CF11FB2"/>
    <w:rsid w:val="1CF67599"/>
    <w:rsid w:val="1D0EE8FB"/>
    <w:rsid w:val="1D3A4E97"/>
    <w:rsid w:val="1D3B5C0B"/>
    <w:rsid w:val="1D501772"/>
    <w:rsid w:val="1D509C86"/>
    <w:rsid w:val="1D5B7CE5"/>
    <w:rsid w:val="1D62A2F0"/>
    <w:rsid w:val="1D663B7C"/>
    <w:rsid w:val="1DA221F9"/>
    <w:rsid w:val="1DA8A64F"/>
    <w:rsid w:val="1DB6178A"/>
    <w:rsid w:val="1DB7210C"/>
    <w:rsid w:val="1DD77321"/>
    <w:rsid w:val="1DEAE8C8"/>
    <w:rsid w:val="1DEBC955"/>
    <w:rsid w:val="1E0CC3F8"/>
    <w:rsid w:val="1E0EF3AD"/>
    <w:rsid w:val="1E2424C5"/>
    <w:rsid w:val="1E2DC4FA"/>
    <w:rsid w:val="1E3C8D66"/>
    <w:rsid w:val="1E51D7B7"/>
    <w:rsid w:val="1E7424E9"/>
    <w:rsid w:val="1E7B7813"/>
    <w:rsid w:val="1E970EEB"/>
    <w:rsid w:val="1E9F12F7"/>
    <w:rsid w:val="1EAD719A"/>
    <w:rsid w:val="1ED41443"/>
    <w:rsid w:val="1EDAF5EB"/>
    <w:rsid w:val="1EEC1C58"/>
    <w:rsid w:val="1F0A50F9"/>
    <w:rsid w:val="1F3328BA"/>
    <w:rsid w:val="1F3C0817"/>
    <w:rsid w:val="1F8640E4"/>
    <w:rsid w:val="1F964D70"/>
    <w:rsid w:val="1FC5B529"/>
    <w:rsid w:val="1FC78E0C"/>
    <w:rsid w:val="1FCAE1A1"/>
    <w:rsid w:val="1FDD2999"/>
    <w:rsid w:val="1FFCCCE6"/>
    <w:rsid w:val="200F59A1"/>
    <w:rsid w:val="2022958F"/>
    <w:rsid w:val="203681BA"/>
    <w:rsid w:val="206F6884"/>
    <w:rsid w:val="20723D7D"/>
    <w:rsid w:val="20940B92"/>
    <w:rsid w:val="20AF2319"/>
    <w:rsid w:val="20B4B1C4"/>
    <w:rsid w:val="20B8B75A"/>
    <w:rsid w:val="20D2F52A"/>
    <w:rsid w:val="20D55806"/>
    <w:rsid w:val="20DB0DDA"/>
    <w:rsid w:val="20EB9CED"/>
    <w:rsid w:val="2163218A"/>
    <w:rsid w:val="216420E7"/>
    <w:rsid w:val="21699853"/>
    <w:rsid w:val="217DA9EC"/>
    <w:rsid w:val="2186E09A"/>
    <w:rsid w:val="219D14F7"/>
    <w:rsid w:val="21BB76BF"/>
    <w:rsid w:val="21C8BB98"/>
    <w:rsid w:val="21EDF6E7"/>
    <w:rsid w:val="22200A12"/>
    <w:rsid w:val="22291C2C"/>
    <w:rsid w:val="22589351"/>
    <w:rsid w:val="2275931C"/>
    <w:rsid w:val="22839ADD"/>
    <w:rsid w:val="22BEB473"/>
    <w:rsid w:val="22D08F6E"/>
    <w:rsid w:val="22E50763"/>
    <w:rsid w:val="22F18B44"/>
    <w:rsid w:val="22F3356D"/>
    <w:rsid w:val="22F93ED9"/>
    <w:rsid w:val="23253B9A"/>
    <w:rsid w:val="23323186"/>
    <w:rsid w:val="23353689"/>
    <w:rsid w:val="23467749"/>
    <w:rsid w:val="2346B0E1"/>
    <w:rsid w:val="234FF6EC"/>
    <w:rsid w:val="2352138B"/>
    <w:rsid w:val="2366FAD0"/>
    <w:rsid w:val="23689228"/>
    <w:rsid w:val="238AC1DC"/>
    <w:rsid w:val="238B9216"/>
    <w:rsid w:val="2395B805"/>
    <w:rsid w:val="2396CD34"/>
    <w:rsid w:val="2421F979"/>
    <w:rsid w:val="245C6D76"/>
    <w:rsid w:val="246203DE"/>
    <w:rsid w:val="2476E73D"/>
    <w:rsid w:val="2494CAF1"/>
    <w:rsid w:val="24964A13"/>
    <w:rsid w:val="249AFF2F"/>
    <w:rsid w:val="24D49B5B"/>
    <w:rsid w:val="250CE29E"/>
    <w:rsid w:val="2517DA50"/>
    <w:rsid w:val="2537B654"/>
    <w:rsid w:val="253ADC35"/>
    <w:rsid w:val="2546190D"/>
    <w:rsid w:val="25488D19"/>
    <w:rsid w:val="2556AEA9"/>
    <w:rsid w:val="2557EBD2"/>
    <w:rsid w:val="257B4E54"/>
    <w:rsid w:val="25BBA19A"/>
    <w:rsid w:val="25C395D5"/>
    <w:rsid w:val="25EAE318"/>
    <w:rsid w:val="25F1B743"/>
    <w:rsid w:val="25F3F34A"/>
    <w:rsid w:val="260240B1"/>
    <w:rsid w:val="26077B2F"/>
    <w:rsid w:val="2612FDE9"/>
    <w:rsid w:val="26176996"/>
    <w:rsid w:val="2617CA1D"/>
    <w:rsid w:val="264B963B"/>
    <w:rsid w:val="266873DF"/>
    <w:rsid w:val="2688B99D"/>
    <w:rsid w:val="2698B405"/>
    <w:rsid w:val="26BD379F"/>
    <w:rsid w:val="26CE0BF7"/>
    <w:rsid w:val="26D60C4D"/>
    <w:rsid w:val="26ECD45D"/>
    <w:rsid w:val="26FED356"/>
    <w:rsid w:val="2701A537"/>
    <w:rsid w:val="2704CCBB"/>
    <w:rsid w:val="270884B5"/>
    <w:rsid w:val="270A4CB1"/>
    <w:rsid w:val="27132C9B"/>
    <w:rsid w:val="271DD816"/>
    <w:rsid w:val="2730570D"/>
    <w:rsid w:val="2732BF26"/>
    <w:rsid w:val="2757F806"/>
    <w:rsid w:val="275F8761"/>
    <w:rsid w:val="276DA367"/>
    <w:rsid w:val="277331C4"/>
    <w:rsid w:val="278069B4"/>
    <w:rsid w:val="278DF361"/>
    <w:rsid w:val="27A15F55"/>
    <w:rsid w:val="27A60583"/>
    <w:rsid w:val="27A65BB6"/>
    <w:rsid w:val="27BE7040"/>
    <w:rsid w:val="27F0BD26"/>
    <w:rsid w:val="281A6B00"/>
    <w:rsid w:val="2827B0C6"/>
    <w:rsid w:val="2832E237"/>
    <w:rsid w:val="2839B980"/>
    <w:rsid w:val="28D8828A"/>
    <w:rsid w:val="28DC423F"/>
    <w:rsid w:val="28E65396"/>
    <w:rsid w:val="29014003"/>
    <w:rsid w:val="292A2E6F"/>
    <w:rsid w:val="292E430C"/>
    <w:rsid w:val="292F8D52"/>
    <w:rsid w:val="29331FE6"/>
    <w:rsid w:val="294592AE"/>
    <w:rsid w:val="296E02DC"/>
    <w:rsid w:val="2972FF5E"/>
    <w:rsid w:val="2981CC96"/>
    <w:rsid w:val="29B98CA1"/>
    <w:rsid w:val="29CAD5ED"/>
    <w:rsid w:val="2A0E3107"/>
    <w:rsid w:val="2A0E4090"/>
    <w:rsid w:val="2A14639A"/>
    <w:rsid w:val="2A201D9C"/>
    <w:rsid w:val="2A3C6D7D"/>
    <w:rsid w:val="2A41ED73"/>
    <w:rsid w:val="2A4D2761"/>
    <w:rsid w:val="2A5EC7DA"/>
    <w:rsid w:val="2A7A3546"/>
    <w:rsid w:val="2A80A501"/>
    <w:rsid w:val="2A8C3C87"/>
    <w:rsid w:val="2AEDE257"/>
    <w:rsid w:val="2B21BDE8"/>
    <w:rsid w:val="2B2E03FB"/>
    <w:rsid w:val="2B503A66"/>
    <w:rsid w:val="2B56C453"/>
    <w:rsid w:val="2B5E4D32"/>
    <w:rsid w:val="2B631CFD"/>
    <w:rsid w:val="2B691820"/>
    <w:rsid w:val="2B9A809A"/>
    <w:rsid w:val="2BC83E7B"/>
    <w:rsid w:val="2BCEAF45"/>
    <w:rsid w:val="2BDDAE4A"/>
    <w:rsid w:val="2BE3B35A"/>
    <w:rsid w:val="2C10016E"/>
    <w:rsid w:val="2C22A166"/>
    <w:rsid w:val="2C33CE81"/>
    <w:rsid w:val="2C434062"/>
    <w:rsid w:val="2C584A8E"/>
    <w:rsid w:val="2C5EB584"/>
    <w:rsid w:val="2C71A461"/>
    <w:rsid w:val="2C8CE8B7"/>
    <w:rsid w:val="2CC3E26B"/>
    <w:rsid w:val="2CD14C37"/>
    <w:rsid w:val="2CDDAB2D"/>
    <w:rsid w:val="2CEC0AC7"/>
    <w:rsid w:val="2D42EE07"/>
    <w:rsid w:val="2D4B2970"/>
    <w:rsid w:val="2D77229E"/>
    <w:rsid w:val="2DA24830"/>
    <w:rsid w:val="2DAD8FE6"/>
    <w:rsid w:val="2DB8CC70"/>
    <w:rsid w:val="2E0B2223"/>
    <w:rsid w:val="2E3188EE"/>
    <w:rsid w:val="2E33B01D"/>
    <w:rsid w:val="2E36BFC1"/>
    <w:rsid w:val="2E3CED82"/>
    <w:rsid w:val="2E652DC2"/>
    <w:rsid w:val="2E6D1C98"/>
    <w:rsid w:val="2E7B8D48"/>
    <w:rsid w:val="2E95A346"/>
    <w:rsid w:val="2E96A2AB"/>
    <w:rsid w:val="2EA191C8"/>
    <w:rsid w:val="2EA6E44B"/>
    <w:rsid w:val="2EAC83E1"/>
    <w:rsid w:val="2EB0E1BB"/>
    <w:rsid w:val="2EBAB4C1"/>
    <w:rsid w:val="2F014651"/>
    <w:rsid w:val="2F029922"/>
    <w:rsid w:val="2F17C6C5"/>
    <w:rsid w:val="2F1F4F7B"/>
    <w:rsid w:val="2F2E4877"/>
    <w:rsid w:val="2F421837"/>
    <w:rsid w:val="2F429617"/>
    <w:rsid w:val="2F64471A"/>
    <w:rsid w:val="2F68623C"/>
    <w:rsid w:val="2F7B86D2"/>
    <w:rsid w:val="2F7D6F77"/>
    <w:rsid w:val="2F9348DD"/>
    <w:rsid w:val="2FA4C08A"/>
    <w:rsid w:val="2FCF00EE"/>
    <w:rsid w:val="2FD5317F"/>
    <w:rsid w:val="2FE8A400"/>
    <w:rsid w:val="2FF5BD03"/>
    <w:rsid w:val="30006DEF"/>
    <w:rsid w:val="30081495"/>
    <w:rsid w:val="3031BE55"/>
    <w:rsid w:val="30755B24"/>
    <w:rsid w:val="30ADA648"/>
    <w:rsid w:val="30DAA689"/>
    <w:rsid w:val="30F86228"/>
    <w:rsid w:val="30FC3307"/>
    <w:rsid w:val="31146BB2"/>
    <w:rsid w:val="3138D01F"/>
    <w:rsid w:val="31652D34"/>
    <w:rsid w:val="31768313"/>
    <w:rsid w:val="319675C1"/>
    <w:rsid w:val="31A7DA05"/>
    <w:rsid w:val="31B341D7"/>
    <w:rsid w:val="31D53670"/>
    <w:rsid w:val="3211627F"/>
    <w:rsid w:val="321DBB19"/>
    <w:rsid w:val="321E8A73"/>
    <w:rsid w:val="322C5166"/>
    <w:rsid w:val="323BF645"/>
    <w:rsid w:val="324DC3D9"/>
    <w:rsid w:val="325D8CE8"/>
    <w:rsid w:val="326BCFFF"/>
    <w:rsid w:val="329F5158"/>
    <w:rsid w:val="32A12027"/>
    <w:rsid w:val="32CA5650"/>
    <w:rsid w:val="32DF19CE"/>
    <w:rsid w:val="33146E07"/>
    <w:rsid w:val="3315DD95"/>
    <w:rsid w:val="332FA66C"/>
    <w:rsid w:val="332FF73C"/>
    <w:rsid w:val="33381AD1"/>
    <w:rsid w:val="334B4B58"/>
    <w:rsid w:val="33593C93"/>
    <w:rsid w:val="335A9770"/>
    <w:rsid w:val="33619C92"/>
    <w:rsid w:val="336F1E5C"/>
    <w:rsid w:val="337436DF"/>
    <w:rsid w:val="3388D019"/>
    <w:rsid w:val="33B61C43"/>
    <w:rsid w:val="33E8CFB9"/>
    <w:rsid w:val="33EC1088"/>
    <w:rsid w:val="34191ECE"/>
    <w:rsid w:val="343181AD"/>
    <w:rsid w:val="3440615F"/>
    <w:rsid w:val="34480D03"/>
    <w:rsid w:val="344FE18B"/>
    <w:rsid w:val="345130DC"/>
    <w:rsid w:val="345571ED"/>
    <w:rsid w:val="3455AE33"/>
    <w:rsid w:val="345DAE39"/>
    <w:rsid w:val="3468379B"/>
    <w:rsid w:val="349630CF"/>
    <w:rsid w:val="34C9901E"/>
    <w:rsid w:val="34EBF61F"/>
    <w:rsid w:val="34EC545B"/>
    <w:rsid w:val="34FFF106"/>
    <w:rsid w:val="351A22A7"/>
    <w:rsid w:val="35238DAA"/>
    <w:rsid w:val="352576C6"/>
    <w:rsid w:val="352B98E8"/>
    <w:rsid w:val="354DE745"/>
    <w:rsid w:val="355076BE"/>
    <w:rsid w:val="357D94CE"/>
    <w:rsid w:val="357E0A9A"/>
    <w:rsid w:val="35850F59"/>
    <w:rsid w:val="358D080B"/>
    <w:rsid w:val="35E5E754"/>
    <w:rsid w:val="35EF3AA8"/>
    <w:rsid w:val="36159F54"/>
    <w:rsid w:val="362A59F7"/>
    <w:rsid w:val="363501BC"/>
    <w:rsid w:val="365D8D17"/>
    <w:rsid w:val="3675C8DB"/>
    <w:rsid w:val="368DD141"/>
    <w:rsid w:val="368F28FD"/>
    <w:rsid w:val="370B4E4D"/>
    <w:rsid w:val="371B783F"/>
    <w:rsid w:val="371BFF65"/>
    <w:rsid w:val="371F038B"/>
    <w:rsid w:val="37297627"/>
    <w:rsid w:val="376479AA"/>
    <w:rsid w:val="37785066"/>
    <w:rsid w:val="378A006A"/>
    <w:rsid w:val="37B320FE"/>
    <w:rsid w:val="37BD3898"/>
    <w:rsid w:val="37E1E274"/>
    <w:rsid w:val="37FEAEAE"/>
    <w:rsid w:val="3819DF48"/>
    <w:rsid w:val="3821DF9C"/>
    <w:rsid w:val="3850C336"/>
    <w:rsid w:val="3856F34C"/>
    <w:rsid w:val="38792C89"/>
    <w:rsid w:val="387C61B9"/>
    <w:rsid w:val="38865BE9"/>
    <w:rsid w:val="389CAF1D"/>
    <w:rsid w:val="38A50D92"/>
    <w:rsid w:val="39076A66"/>
    <w:rsid w:val="39453C55"/>
    <w:rsid w:val="394CF991"/>
    <w:rsid w:val="396C4BF5"/>
    <w:rsid w:val="39958729"/>
    <w:rsid w:val="39ADE3E1"/>
    <w:rsid w:val="39B10DDF"/>
    <w:rsid w:val="39E07F43"/>
    <w:rsid w:val="39E57227"/>
    <w:rsid w:val="3A211D53"/>
    <w:rsid w:val="3A2BFA38"/>
    <w:rsid w:val="3A3EE8E0"/>
    <w:rsid w:val="3A65388B"/>
    <w:rsid w:val="3A69FAD6"/>
    <w:rsid w:val="3A77FE29"/>
    <w:rsid w:val="3A82FFAE"/>
    <w:rsid w:val="3A88F0CC"/>
    <w:rsid w:val="3AEC2AE7"/>
    <w:rsid w:val="3AEFC44A"/>
    <w:rsid w:val="3AFE10CB"/>
    <w:rsid w:val="3AFE5C85"/>
    <w:rsid w:val="3B1E35D7"/>
    <w:rsid w:val="3B26A083"/>
    <w:rsid w:val="3B271D66"/>
    <w:rsid w:val="3B3FC01B"/>
    <w:rsid w:val="3B514D0F"/>
    <w:rsid w:val="3B625BF1"/>
    <w:rsid w:val="3B6314C3"/>
    <w:rsid w:val="3B80D994"/>
    <w:rsid w:val="3B90E753"/>
    <w:rsid w:val="3B98B95A"/>
    <w:rsid w:val="3C219683"/>
    <w:rsid w:val="3C2B45B8"/>
    <w:rsid w:val="3C31F451"/>
    <w:rsid w:val="3C5205BA"/>
    <w:rsid w:val="3C626641"/>
    <w:rsid w:val="3CAABD24"/>
    <w:rsid w:val="3CC21D98"/>
    <w:rsid w:val="3CD62232"/>
    <w:rsid w:val="3CF3559E"/>
    <w:rsid w:val="3D2491B3"/>
    <w:rsid w:val="3D2EFDEA"/>
    <w:rsid w:val="3D40A4AF"/>
    <w:rsid w:val="3D59F1CA"/>
    <w:rsid w:val="3D6663B9"/>
    <w:rsid w:val="3D6F416C"/>
    <w:rsid w:val="3D72FDCD"/>
    <w:rsid w:val="3D7CC910"/>
    <w:rsid w:val="3D800ED9"/>
    <w:rsid w:val="3D8B027C"/>
    <w:rsid w:val="3D9D950B"/>
    <w:rsid w:val="3DB1AA27"/>
    <w:rsid w:val="3DB8E0E8"/>
    <w:rsid w:val="3DC5DF82"/>
    <w:rsid w:val="3DD6C4A5"/>
    <w:rsid w:val="3DE3605D"/>
    <w:rsid w:val="3E0C3C0B"/>
    <w:rsid w:val="3E3BA3C3"/>
    <w:rsid w:val="3E4306B6"/>
    <w:rsid w:val="3E4CD441"/>
    <w:rsid w:val="3E6D2811"/>
    <w:rsid w:val="3E8BDC33"/>
    <w:rsid w:val="3EC76432"/>
    <w:rsid w:val="3ECEB3ED"/>
    <w:rsid w:val="3ED524DA"/>
    <w:rsid w:val="3F17C797"/>
    <w:rsid w:val="3F270A30"/>
    <w:rsid w:val="3F329FD5"/>
    <w:rsid w:val="3F562202"/>
    <w:rsid w:val="3F7003D3"/>
    <w:rsid w:val="3F785378"/>
    <w:rsid w:val="3F891A53"/>
    <w:rsid w:val="3F951AF0"/>
    <w:rsid w:val="3FAF06E5"/>
    <w:rsid w:val="3FEAC437"/>
    <w:rsid w:val="403BDC6D"/>
    <w:rsid w:val="403C663F"/>
    <w:rsid w:val="404B1C2F"/>
    <w:rsid w:val="40547E38"/>
    <w:rsid w:val="405ACA84"/>
    <w:rsid w:val="4069DAE3"/>
    <w:rsid w:val="40709564"/>
    <w:rsid w:val="40761F7F"/>
    <w:rsid w:val="409122FA"/>
    <w:rsid w:val="40A67F94"/>
    <w:rsid w:val="41056574"/>
    <w:rsid w:val="41094A7E"/>
    <w:rsid w:val="410DF7D5"/>
    <w:rsid w:val="4158B2E1"/>
    <w:rsid w:val="419B38EB"/>
    <w:rsid w:val="419E8E05"/>
    <w:rsid w:val="41A1E35F"/>
    <w:rsid w:val="41B776E9"/>
    <w:rsid w:val="41C04AD9"/>
    <w:rsid w:val="41E04C8E"/>
    <w:rsid w:val="42236591"/>
    <w:rsid w:val="42259407"/>
    <w:rsid w:val="4234F3DF"/>
    <w:rsid w:val="424590DA"/>
    <w:rsid w:val="4267F2C3"/>
    <w:rsid w:val="42762689"/>
    <w:rsid w:val="4292C3F7"/>
    <w:rsid w:val="42C62271"/>
    <w:rsid w:val="42DFCAAA"/>
    <w:rsid w:val="42E6E81C"/>
    <w:rsid w:val="42E72034"/>
    <w:rsid w:val="42E8FAEF"/>
    <w:rsid w:val="43571982"/>
    <w:rsid w:val="43759469"/>
    <w:rsid w:val="43944687"/>
    <w:rsid w:val="4394FA73"/>
    <w:rsid w:val="43BC029B"/>
    <w:rsid w:val="43FD0ED9"/>
    <w:rsid w:val="441556F3"/>
    <w:rsid w:val="4416AAB5"/>
    <w:rsid w:val="44170D5A"/>
    <w:rsid w:val="442C703A"/>
    <w:rsid w:val="442DD173"/>
    <w:rsid w:val="443B3E36"/>
    <w:rsid w:val="44576B0F"/>
    <w:rsid w:val="4459A206"/>
    <w:rsid w:val="448CEA36"/>
    <w:rsid w:val="44B34443"/>
    <w:rsid w:val="44F94C6C"/>
    <w:rsid w:val="44FF858D"/>
    <w:rsid w:val="4501A0E5"/>
    <w:rsid w:val="4507D7BA"/>
    <w:rsid w:val="4511AEAE"/>
    <w:rsid w:val="45577860"/>
    <w:rsid w:val="4559C0D2"/>
    <w:rsid w:val="455B0653"/>
    <w:rsid w:val="457DF09F"/>
    <w:rsid w:val="457EA4F9"/>
    <w:rsid w:val="45910CAA"/>
    <w:rsid w:val="45978CFA"/>
    <w:rsid w:val="45CD2733"/>
    <w:rsid w:val="45F8AFC3"/>
    <w:rsid w:val="46247C0B"/>
    <w:rsid w:val="462E7896"/>
    <w:rsid w:val="463B1DDF"/>
    <w:rsid w:val="465ECDFC"/>
    <w:rsid w:val="469E7559"/>
    <w:rsid w:val="46B5F0BE"/>
    <w:rsid w:val="46B879ED"/>
    <w:rsid w:val="46E3E376"/>
    <w:rsid w:val="46EFCEFF"/>
    <w:rsid w:val="46F6D6B4"/>
    <w:rsid w:val="471A6338"/>
    <w:rsid w:val="4724895D"/>
    <w:rsid w:val="47347457"/>
    <w:rsid w:val="477AE58C"/>
    <w:rsid w:val="47813CD6"/>
    <w:rsid w:val="478399B4"/>
    <w:rsid w:val="478D7429"/>
    <w:rsid w:val="478F2BC9"/>
    <w:rsid w:val="47968E04"/>
    <w:rsid w:val="47D68BA0"/>
    <w:rsid w:val="47DF0DF8"/>
    <w:rsid w:val="47F7D162"/>
    <w:rsid w:val="4801C58D"/>
    <w:rsid w:val="484FE669"/>
    <w:rsid w:val="48697BCD"/>
    <w:rsid w:val="487CDFD6"/>
    <w:rsid w:val="48B5B074"/>
    <w:rsid w:val="48CE2B85"/>
    <w:rsid w:val="491BDF5C"/>
    <w:rsid w:val="49237244"/>
    <w:rsid w:val="494A26AF"/>
    <w:rsid w:val="495081BE"/>
    <w:rsid w:val="498E56E9"/>
    <w:rsid w:val="499DF0AD"/>
    <w:rsid w:val="49BE7689"/>
    <w:rsid w:val="49DAF71E"/>
    <w:rsid w:val="49FD99FF"/>
    <w:rsid w:val="4A3D7A9E"/>
    <w:rsid w:val="4A43660E"/>
    <w:rsid w:val="4A47578C"/>
    <w:rsid w:val="4A48E87A"/>
    <w:rsid w:val="4A5180D5"/>
    <w:rsid w:val="4A5BED3C"/>
    <w:rsid w:val="4A63F5BD"/>
    <w:rsid w:val="4A6483D3"/>
    <w:rsid w:val="4A725CD0"/>
    <w:rsid w:val="4A746DEB"/>
    <w:rsid w:val="4A7663BD"/>
    <w:rsid w:val="4A84D61A"/>
    <w:rsid w:val="4A8C11D5"/>
    <w:rsid w:val="4A96BE1B"/>
    <w:rsid w:val="4A9ECE3B"/>
    <w:rsid w:val="4AA946B0"/>
    <w:rsid w:val="4AAFC859"/>
    <w:rsid w:val="4B024097"/>
    <w:rsid w:val="4B1A4B3B"/>
    <w:rsid w:val="4B31A659"/>
    <w:rsid w:val="4B40BB62"/>
    <w:rsid w:val="4B783742"/>
    <w:rsid w:val="4B8A35D5"/>
    <w:rsid w:val="4BC2342E"/>
    <w:rsid w:val="4BCA1CC9"/>
    <w:rsid w:val="4BCCE725"/>
    <w:rsid w:val="4BCFF7ED"/>
    <w:rsid w:val="4BEC64DB"/>
    <w:rsid w:val="4C0162E6"/>
    <w:rsid w:val="4C092E63"/>
    <w:rsid w:val="4C100CA0"/>
    <w:rsid w:val="4C104DED"/>
    <w:rsid w:val="4C324F53"/>
    <w:rsid w:val="4C44C1B0"/>
    <w:rsid w:val="4CAF73A6"/>
    <w:rsid w:val="4CBA7CD7"/>
    <w:rsid w:val="4CBD964B"/>
    <w:rsid w:val="4CD552AA"/>
    <w:rsid w:val="4CEB8090"/>
    <w:rsid w:val="4D018D31"/>
    <w:rsid w:val="4D0B11CE"/>
    <w:rsid w:val="4D331C54"/>
    <w:rsid w:val="4D3403D7"/>
    <w:rsid w:val="4D398CDF"/>
    <w:rsid w:val="4D57C4DC"/>
    <w:rsid w:val="4D6BFF5F"/>
    <w:rsid w:val="4D858C63"/>
    <w:rsid w:val="4D9F5F09"/>
    <w:rsid w:val="4DBCD21C"/>
    <w:rsid w:val="4DC1D273"/>
    <w:rsid w:val="4DC9C7AB"/>
    <w:rsid w:val="4DD0A125"/>
    <w:rsid w:val="4DD82E61"/>
    <w:rsid w:val="4DEF553E"/>
    <w:rsid w:val="4E11257F"/>
    <w:rsid w:val="4E138579"/>
    <w:rsid w:val="4E434960"/>
    <w:rsid w:val="4E4EFAB6"/>
    <w:rsid w:val="4E52D705"/>
    <w:rsid w:val="4E5539D6"/>
    <w:rsid w:val="4E59724B"/>
    <w:rsid w:val="4E6E9693"/>
    <w:rsid w:val="4E7AD367"/>
    <w:rsid w:val="4E939CE9"/>
    <w:rsid w:val="4E977F46"/>
    <w:rsid w:val="4E9DA83B"/>
    <w:rsid w:val="4EBDD1FC"/>
    <w:rsid w:val="4ED98B79"/>
    <w:rsid w:val="4EE11BBC"/>
    <w:rsid w:val="4EFA84ED"/>
    <w:rsid w:val="4F1A2EC2"/>
    <w:rsid w:val="4F1A8FC1"/>
    <w:rsid w:val="4F4ED842"/>
    <w:rsid w:val="4F5079CD"/>
    <w:rsid w:val="4F5AD665"/>
    <w:rsid w:val="4F6B737C"/>
    <w:rsid w:val="4F87057E"/>
    <w:rsid w:val="4F8E1523"/>
    <w:rsid w:val="4FA472AB"/>
    <w:rsid w:val="4FD9E40F"/>
    <w:rsid w:val="4FECD5CB"/>
    <w:rsid w:val="501BC3A7"/>
    <w:rsid w:val="502F1F45"/>
    <w:rsid w:val="50335A42"/>
    <w:rsid w:val="5035CEF8"/>
    <w:rsid w:val="504A38A2"/>
    <w:rsid w:val="50796526"/>
    <w:rsid w:val="50885DD3"/>
    <w:rsid w:val="5089BEAC"/>
    <w:rsid w:val="508C6262"/>
    <w:rsid w:val="5095FE83"/>
    <w:rsid w:val="509C8260"/>
    <w:rsid w:val="509D16E4"/>
    <w:rsid w:val="50AB2104"/>
    <w:rsid w:val="50B2C79C"/>
    <w:rsid w:val="50D50EBC"/>
    <w:rsid w:val="50D5A607"/>
    <w:rsid w:val="50EB696A"/>
    <w:rsid w:val="515A7AE1"/>
    <w:rsid w:val="519199AC"/>
    <w:rsid w:val="5197587B"/>
    <w:rsid w:val="51B4854C"/>
    <w:rsid w:val="51BCF016"/>
    <w:rsid w:val="51CEF7A5"/>
    <w:rsid w:val="51D85B3A"/>
    <w:rsid w:val="51E60202"/>
    <w:rsid w:val="51F895F1"/>
    <w:rsid w:val="5212ABC6"/>
    <w:rsid w:val="521E2BA3"/>
    <w:rsid w:val="523D4324"/>
    <w:rsid w:val="52474915"/>
    <w:rsid w:val="524AA573"/>
    <w:rsid w:val="524DB392"/>
    <w:rsid w:val="525FBCFA"/>
    <w:rsid w:val="52601184"/>
    <w:rsid w:val="52653F0E"/>
    <w:rsid w:val="5272FB6B"/>
    <w:rsid w:val="527501DE"/>
    <w:rsid w:val="52A0772A"/>
    <w:rsid w:val="52A52089"/>
    <w:rsid w:val="52C32960"/>
    <w:rsid w:val="52D8B454"/>
    <w:rsid w:val="52E2E3CF"/>
    <w:rsid w:val="52FF1082"/>
    <w:rsid w:val="532DDF13"/>
    <w:rsid w:val="532F9B25"/>
    <w:rsid w:val="536B677F"/>
    <w:rsid w:val="536F8E5E"/>
    <w:rsid w:val="5388C4FC"/>
    <w:rsid w:val="538AF7D7"/>
    <w:rsid w:val="539A8696"/>
    <w:rsid w:val="53B1A398"/>
    <w:rsid w:val="53EB9008"/>
    <w:rsid w:val="53EC736A"/>
    <w:rsid w:val="5400F0DF"/>
    <w:rsid w:val="54189E53"/>
    <w:rsid w:val="543C64B2"/>
    <w:rsid w:val="54496414"/>
    <w:rsid w:val="54770705"/>
    <w:rsid w:val="549C2601"/>
    <w:rsid w:val="54DF0F14"/>
    <w:rsid w:val="54F69275"/>
    <w:rsid w:val="54F8BAFC"/>
    <w:rsid w:val="54FEBCB5"/>
    <w:rsid w:val="55146912"/>
    <w:rsid w:val="55313904"/>
    <w:rsid w:val="553E383D"/>
    <w:rsid w:val="5548ABC8"/>
    <w:rsid w:val="554F1FF8"/>
    <w:rsid w:val="556167C4"/>
    <w:rsid w:val="556C800B"/>
    <w:rsid w:val="55AAEBFE"/>
    <w:rsid w:val="55AB8BB3"/>
    <w:rsid w:val="55CB0A75"/>
    <w:rsid w:val="55D4E1D2"/>
    <w:rsid w:val="55F78F19"/>
    <w:rsid w:val="5605EC5C"/>
    <w:rsid w:val="5612D766"/>
    <w:rsid w:val="5677415F"/>
    <w:rsid w:val="567A855F"/>
    <w:rsid w:val="567C6C0A"/>
    <w:rsid w:val="567D158F"/>
    <w:rsid w:val="56A4DB16"/>
    <w:rsid w:val="56D22758"/>
    <w:rsid w:val="5704F62E"/>
    <w:rsid w:val="571A2A36"/>
    <w:rsid w:val="57341BF6"/>
    <w:rsid w:val="5736A91D"/>
    <w:rsid w:val="5751D564"/>
    <w:rsid w:val="5776CA42"/>
    <w:rsid w:val="57A1BCBD"/>
    <w:rsid w:val="57A78A44"/>
    <w:rsid w:val="57B5E519"/>
    <w:rsid w:val="57C3D6E0"/>
    <w:rsid w:val="57C89318"/>
    <w:rsid w:val="57EA761A"/>
    <w:rsid w:val="57FD2F7E"/>
    <w:rsid w:val="5802E393"/>
    <w:rsid w:val="580CD685"/>
    <w:rsid w:val="58375BC2"/>
    <w:rsid w:val="58450DB0"/>
    <w:rsid w:val="5845C6EB"/>
    <w:rsid w:val="585099F0"/>
    <w:rsid w:val="5854D8D1"/>
    <w:rsid w:val="586D3011"/>
    <w:rsid w:val="588DF3BB"/>
    <w:rsid w:val="58D01547"/>
    <w:rsid w:val="58D59935"/>
    <w:rsid w:val="58FD9947"/>
    <w:rsid w:val="591300AF"/>
    <w:rsid w:val="5917004C"/>
    <w:rsid w:val="593571B5"/>
    <w:rsid w:val="595C8A1B"/>
    <w:rsid w:val="596110B0"/>
    <w:rsid w:val="59647379"/>
    <w:rsid w:val="5979F34E"/>
    <w:rsid w:val="597AF5C3"/>
    <w:rsid w:val="5981148D"/>
    <w:rsid w:val="599C8DD2"/>
    <w:rsid w:val="59E5D61D"/>
    <w:rsid w:val="59E7F7EF"/>
    <w:rsid w:val="5A0E0465"/>
    <w:rsid w:val="5A0EA3FB"/>
    <w:rsid w:val="5A1D9025"/>
    <w:rsid w:val="5A2022B0"/>
    <w:rsid w:val="5A33573F"/>
    <w:rsid w:val="5A3544EF"/>
    <w:rsid w:val="5A44335B"/>
    <w:rsid w:val="5A46F920"/>
    <w:rsid w:val="5A680775"/>
    <w:rsid w:val="5A681417"/>
    <w:rsid w:val="5A80017C"/>
    <w:rsid w:val="5AD14216"/>
    <w:rsid w:val="5AD542F2"/>
    <w:rsid w:val="5AF23584"/>
    <w:rsid w:val="5B0B0956"/>
    <w:rsid w:val="5B16A631"/>
    <w:rsid w:val="5B32E29A"/>
    <w:rsid w:val="5B7BCA2A"/>
    <w:rsid w:val="5B81A67E"/>
    <w:rsid w:val="5B8CEB49"/>
    <w:rsid w:val="5B9F0182"/>
    <w:rsid w:val="5BA5987B"/>
    <w:rsid w:val="5BBA1D5B"/>
    <w:rsid w:val="5BC28B8F"/>
    <w:rsid w:val="5BCB0A9F"/>
    <w:rsid w:val="5BF23A29"/>
    <w:rsid w:val="5BFA4993"/>
    <w:rsid w:val="5C270E24"/>
    <w:rsid w:val="5C2939A3"/>
    <w:rsid w:val="5C30E683"/>
    <w:rsid w:val="5C45FAD2"/>
    <w:rsid w:val="5C481132"/>
    <w:rsid w:val="5C6D7D1E"/>
    <w:rsid w:val="5C9F80E9"/>
    <w:rsid w:val="5CA94701"/>
    <w:rsid w:val="5CA98996"/>
    <w:rsid w:val="5CACA184"/>
    <w:rsid w:val="5CC4E36D"/>
    <w:rsid w:val="5CE08F2B"/>
    <w:rsid w:val="5CEC20D0"/>
    <w:rsid w:val="5CFA22EF"/>
    <w:rsid w:val="5CFF9369"/>
    <w:rsid w:val="5D1352C0"/>
    <w:rsid w:val="5D3D12BE"/>
    <w:rsid w:val="5D4D2B6F"/>
    <w:rsid w:val="5D4F3981"/>
    <w:rsid w:val="5D64DF01"/>
    <w:rsid w:val="5D83A9D3"/>
    <w:rsid w:val="5D842988"/>
    <w:rsid w:val="5D8F4730"/>
    <w:rsid w:val="5DA197B1"/>
    <w:rsid w:val="5DBDE630"/>
    <w:rsid w:val="5DD2F5E6"/>
    <w:rsid w:val="5DDC3EF0"/>
    <w:rsid w:val="5DEFBA6F"/>
    <w:rsid w:val="5DF98B20"/>
    <w:rsid w:val="5E0AB87B"/>
    <w:rsid w:val="5E10F834"/>
    <w:rsid w:val="5E198192"/>
    <w:rsid w:val="5E2CE9C2"/>
    <w:rsid w:val="5E3F1DA4"/>
    <w:rsid w:val="5E99E29C"/>
    <w:rsid w:val="5EA012B8"/>
    <w:rsid w:val="5EAE7221"/>
    <w:rsid w:val="5EBC5227"/>
    <w:rsid w:val="5EE9EDC6"/>
    <w:rsid w:val="5F1F09C7"/>
    <w:rsid w:val="5F45680B"/>
    <w:rsid w:val="5F64E38B"/>
    <w:rsid w:val="5F690448"/>
    <w:rsid w:val="5F69D4E2"/>
    <w:rsid w:val="5F880165"/>
    <w:rsid w:val="5F93A645"/>
    <w:rsid w:val="5FB2DB09"/>
    <w:rsid w:val="5FBDD94C"/>
    <w:rsid w:val="5FF8620C"/>
    <w:rsid w:val="60020E0B"/>
    <w:rsid w:val="601170AF"/>
    <w:rsid w:val="6017198A"/>
    <w:rsid w:val="6018DCD2"/>
    <w:rsid w:val="60308A2B"/>
    <w:rsid w:val="603C3860"/>
    <w:rsid w:val="6048B152"/>
    <w:rsid w:val="60509036"/>
    <w:rsid w:val="6074E0AE"/>
    <w:rsid w:val="607A86EE"/>
    <w:rsid w:val="608AA192"/>
    <w:rsid w:val="608D8E7E"/>
    <w:rsid w:val="608F60AA"/>
    <w:rsid w:val="60A2D085"/>
    <w:rsid w:val="60B93518"/>
    <w:rsid w:val="60C33F9E"/>
    <w:rsid w:val="60FB30BF"/>
    <w:rsid w:val="61249F07"/>
    <w:rsid w:val="613D615D"/>
    <w:rsid w:val="6144BB34"/>
    <w:rsid w:val="61494C77"/>
    <w:rsid w:val="618046DE"/>
    <w:rsid w:val="61814D58"/>
    <w:rsid w:val="61A4325B"/>
    <w:rsid w:val="61B0FBD8"/>
    <w:rsid w:val="61B6AC41"/>
    <w:rsid w:val="61C05ADD"/>
    <w:rsid w:val="61D6D445"/>
    <w:rsid w:val="621A8D09"/>
    <w:rsid w:val="6230ADD6"/>
    <w:rsid w:val="624362B4"/>
    <w:rsid w:val="6243E2BD"/>
    <w:rsid w:val="6256AA89"/>
    <w:rsid w:val="626D4887"/>
    <w:rsid w:val="628CB253"/>
    <w:rsid w:val="62B40938"/>
    <w:rsid w:val="62C9263C"/>
    <w:rsid w:val="62ED3E51"/>
    <w:rsid w:val="62EF7495"/>
    <w:rsid w:val="6329D4B5"/>
    <w:rsid w:val="632EA858"/>
    <w:rsid w:val="63336F65"/>
    <w:rsid w:val="6338FA74"/>
    <w:rsid w:val="6347CFAB"/>
    <w:rsid w:val="63496127"/>
    <w:rsid w:val="63560731"/>
    <w:rsid w:val="63845344"/>
    <w:rsid w:val="63A2F784"/>
    <w:rsid w:val="63D7369B"/>
    <w:rsid w:val="63DD9069"/>
    <w:rsid w:val="63F96F75"/>
    <w:rsid w:val="63FBAB11"/>
    <w:rsid w:val="63FF00FA"/>
    <w:rsid w:val="644B8074"/>
    <w:rsid w:val="6471165B"/>
    <w:rsid w:val="647297C4"/>
    <w:rsid w:val="6479639E"/>
    <w:rsid w:val="64967585"/>
    <w:rsid w:val="64969DC1"/>
    <w:rsid w:val="64A9573B"/>
    <w:rsid w:val="64C9753B"/>
    <w:rsid w:val="64D13164"/>
    <w:rsid w:val="64D1C234"/>
    <w:rsid w:val="64D2CAFF"/>
    <w:rsid w:val="65476B8C"/>
    <w:rsid w:val="658DF13C"/>
    <w:rsid w:val="659ECB2C"/>
    <w:rsid w:val="65E74D2E"/>
    <w:rsid w:val="65F81F97"/>
    <w:rsid w:val="65FFFA25"/>
    <w:rsid w:val="6602ED85"/>
    <w:rsid w:val="66039BDC"/>
    <w:rsid w:val="660E6825"/>
    <w:rsid w:val="662E8EC9"/>
    <w:rsid w:val="663A88E1"/>
    <w:rsid w:val="664F8A47"/>
    <w:rsid w:val="66547A21"/>
    <w:rsid w:val="666A3DA4"/>
    <w:rsid w:val="66B4E1FC"/>
    <w:rsid w:val="66E75698"/>
    <w:rsid w:val="67037EBE"/>
    <w:rsid w:val="670C53CB"/>
    <w:rsid w:val="672E5682"/>
    <w:rsid w:val="67448637"/>
    <w:rsid w:val="675A405C"/>
    <w:rsid w:val="6781C5B2"/>
    <w:rsid w:val="67ACDDEF"/>
    <w:rsid w:val="67B04BC1"/>
    <w:rsid w:val="67CDAD31"/>
    <w:rsid w:val="67CFBE1A"/>
    <w:rsid w:val="67D518D4"/>
    <w:rsid w:val="67EB1EDD"/>
    <w:rsid w:val="67F9CB9F"/>
    <w:rsid w:val="686140FC"/>
    <w:rsid w:val="68A0F773"/>
    <w:rsid w:val="68C37C19"/>
    <w:rsid w:val="691E50F2"/>
    <w:rsid w:val="69252995"/>
    <w:rsid w:val="6940F363"/>
    <w:rsid w:val="69581F20"/>
    <w:rsid w:val="697006BB"/>
    <w:rsid w:val="69744334"/>
    <w:rsid w:val="6989ADBC"/>
    <w:rsid w:val="69A9B281"/>
    <w:rsid w:val="69ABF9B5"/>
    <w:rsid w:val="69C4EE14"/>
    <w:rsid w:val="6A0A633F"/>
    <w:rsid w:val="6A1ABA93"/>
    <w:rsid w:val="6A227C57"/>
    <w:rsid w:val="6A34F29A"/>
    <w:rsid w:val="6A3561C9"/>
    <w:rsid w:val="6A43F48D"/>
    <w:rsid w:val="6A78FA0D"/>
    <w:rsid w:val="6AD9B779"/>
    <w:rsid w:val="6AE4ACE8"/>
    <w:rsid w:val="6AF3EF81"/>
    <w:rsid w:val="6B050B80"/>
    <w:rsid w:val="6B2742B9"/>
    <w:rsid w:val="6B291459"/>
    <w:rsid w:val="6B5B9466"/>
    <w:rsid w:val="6B5D55C0"/>
    <w:rsid w:val="6B6D1E0B"/>
    <w:rsid w:val="6B6FBA0D"/>
    <w:rsid w:val="6B81F861"/>
    <w:rsid w:val="6B982FB6"/>
    <w:rsid w:val="6B98E1BE"/>
    <w:rsid w:val="6BB52CA6"/>
    <w:rsid w:val="6BCE8C2A"/>
    <w:rsid w:val="6BE83A16"/>
    <w:rsid w:val="6BFDBBE0"/>
    <w:rsid w:val="6C01A505"/>
    <w:rsid w:val="6C25544F"/>
    <w:rsid w:val="6C38AB1A"/>
    <w:rsid w:val="6C45471A"/>
    <w:rsid w:val="6C51517A"/>
    <w:rsid w:val="6C8C30D9"/>
    <w:rsid w:val="6C95E2C7"/>
    <w:rsid w:val="6CA7C724"/>
    <w:rsid w:val="6CABB125"/>
    <w:rsid w:val="6CD0285C"/>
    <w:rsid w:val="6CDDDCE4"/>
    <w:rsid w:val="6CDE920B"/>
    <w:rsid w:val="6CE608B4"/>
    <w:rsid w:val="6CE7A304"/>
    <w:rsid w:val="6D0D41E3"/>
    <w:rsid w:val="6D381190"/>
    <w:rsid w:val="6D5CC3ED"/>
    <w:rsid w:val="6D7A4329"/>
    <w:rsid w:val="6D7D8CF7"/>
    <w:rsid w:val="6D86C2FF"/>
    <w:rsid w:val="6D8EAADD"/>
    <w:rsid w:val="6DBBC165"/>
    <w:rsid w:val="6DBCCA5A"/>
    <w:rsid w:val="6DBF6AF6"/>
    <w:rsid w:val="6DC5B304"/>
    <w:rsid w:val="6DD400D8"/>
    <w:rsid w:val="6DF4B846"/>
    <w:rsid w:val="6E1C6F1A"/>
    <w:rsid w:val="6E29012B"/>
    <w:rsid w:val="6E32273C"/>
    <w:rsid w:val="6E4C4CAB"/>
    <w:rsid w:val="6E51D8AB"/>
    <w:rsid w:val="6E6EEBDB"/>
    <w:rsid w:val="6E7B3D9E"/>
    <w:rsid w:val="6E86E4DC"/>
    <w:rsid w:val="6E8CD451"/>
    <w:rsid w:val="6E99C477"/>
    <w:rsid w:val="6ECAE0FA"/>
    <w:rsid w:val="6ED3F94C"/>
    <w:rsid w:val="6EF0C7C0"/>
    <w:rsid w:val="6F0BC854"/>
    <w:rsid w:val="6F191CBE"/>
    <w:rsid w:val="6F1BAB25"/>
    <w:rsid w:val="6F3C466E"/>
    <w:rsid w:val="6F5DA961"/>
    <w:rsid w:val="6F6DEF14"/>
    <w:rsid w:val="6F8BFF4C"/>
    <w:rsid w:val="6F8E331B"/>
    <w:rsid w:val="6F90D702"/>
    <w:rsid w:val="6F932D23"/>
    <w:rsid w:val="6F93F11A"/>
    <w:rsid w:val="6FA05509"/>
    <w:rsid w:val="6FB69E67"/>
    <w:rsid w:val="6FCB4E92"/>
    <w:rsid w:val="6FDD6DD0"/>
    <w:rsid w:val="70061E72"/>
    <w:rsid w:val="7009B423"/>
    <w:rsid w:val="70255D97"/>
    <w:rsid w:val="70489289"/>
    <w:rsid w:val="704E358E"/>
    <w:rsid w:val="708034E0"/>
    <w:rsid w:val="70877176"/>
    <w:rsid w:val="709D3305"/>
    <w:rsid w:val="70A3EFB1"/>
    <w:rsid w:val="70A55499"/>
    <w:rsid w:val="70AC635F"/>
    <w:rsid w:val="70B4ED1F"/>
    <w:rsid w:val="70C9129C"/>
    <w:rsid w:val="70E73FD3"/>
    <w:rsid w:val="70FC8DB6"/>
    <w:rsid w:val="71205A9B"/>
    <w:rsid w:val="7144F241"/>
    <w:rsid w:val="71460558"/>
    <w:rsid w:val="7148E938"/>
    <w:rsid w:val="716134B7"/>
    <w:rsid w:val="71896206"/>
    <w:rsid w:val="71A58484"/>
    <w:rsid w:val="71BB827D"/>
    <w:rsid w:val="71D018AC"/>
    <w:rsid w:val="71FF5165"/>
    <w:rsid w:val="720D18FE"/>
    <w:rsid w:val="72220662"/>
    <w:rsid w:val="723253A5"/>
    <w:rsid w:val="72374127"/>
    <w:rsid w:val="7248A1AA"/>
    <w:rsid w:val="724D61C2"/>
    <w:rsid w:val="7265CE61"/>
    <w:rsid w:val="7275C579"/>
    <w:rsid w:val="72839F23"/>
    <w:rsid w:val="72B18C86"/>
    <w:rsid w:val="72BB6776"/>
    <w:rsid w:val="72C408A8"/>
    <w:rsid w:val="72DA08AF"/>
    <w:rsid w:val="72DA6C36"/>
    <w:rsid w:val="72E95857"/>
    <w:rsid w:val="72FD8F15"/>
    <w:rsid w:val="72FF2F75"/>
    <w:rsid w:val="7305A8A0"/>
    <w:rsid w:val="730F71A9"/>
    <w:rsid w:val="734154E5"/>
    <w:rsid w:val="734677C2"/>
    <w:rsid w:val="739D9D34"/>
    <w:rsid w:val="73F6D1F8"/>
    <w:rsid w:val="7400A277"/>
    <w:rsid w:val="740490B0"/>
    <w:rsid w:val="74095262"/>
    <w:rsid w:val="740C25E9"/>
    <w:rsid w:val="74280DF7"/>
    <w:rsid w:val="7453523B"/>
    <w:rsid w:val="7460D528"/>
    <w:rsid w:val="74614079"/>
    <w:rsid w:val="746A274D"/>
    <w:rsid w:val="749D1306"/>
    <w:rsid w:val="74A2273B"/>
    <w:rsid w:val="74C10619"/>
    <w:rsid w:val="74C467C4"/>
    <w:rsid w:val="74D8E0C4"/>
    <w:rsid w:val="750DE047"/>
    <w:rsid w:val="7515D3C8"/>
    <w:rsid w:val="7532B068"/>
    <w:rsid w:val="75419133"/>
    <w:rsid w:val="755E28B3"/>
    <w:rsid w:val="7570FE25"/>
    <w:rsid w:val="7574F8B2"/>
    <w:rsid w:val="7586220E"/>
    <w:rsid w:val="758E9301"/>
    <w:rsid w:val="758EB4EA"/>
    <w:rsid w:val="7597A514"/>
    <w:rsid w:val="75AE23E0"/>
    <w:rsid w:val="75C82C65"/>
    <w:rsid w:val="75C99130"/>
    <w:rsid w:val="75DCB1BC"/>
    <w:rsid w:val="75FD10DA"/>
    <w:rsid w:val="760311B0"/>
    <w:rsid w:val="76248BEF"/>
    <w:rsid w:val="76267118"/>
    <w:rsid w:val="763306CC"/>
    <w:rsid w:val="769D85B0"/>
    <w:rsid w:val="76A5E14C"/>
    <w:rsid w:val="76B99E62"/>
    <w:rsid w:val="76CBAEAD"/>
    <w:rsid w:val="76CC366E"/>
    <w:rsid w:val="76CF8E19"/>
    <w:rsid w:val="76EEDAE6"/>
    <w:rsid w:val="770CCE86"/>
    <w:rsid w:val="771223D0"/>
    <w:rsid w:val="772A136E"/>
    <w:rsid w:val="772AF6BC"/>
    <w:rsid w:val="779A51F4"/>
    <w:rsid w:val="77AA3DFB"/>
    <w:rsid w:val="77BFD7EF"/>
    <w:rsid w:val="77CBCA71"/>
    <w:rsid w:val="77D90982"/>
    <w:rsid w:val="77E7A164"/>
    <w:rsid w:val="77F49181"/>
    <w:rsid w:val="77FCEE2A"/>
    <w:rsid w:val="786FC199"/>
    <w:rsid w:val="78733EF1"/>
    <w:rsid w:val="7879946A"/>
    <w:rsid w:val="787B69F8"/>
    <w:rsid w:val="787F7691"/>
    <w:rsid w:val="78A25921"/>
    <w:rsid w:val="78A4C908"/>
    <w:rsid w:val="78ADA39E"/>
    <w:rsid w:val="78CE22C3"/>
    <w:rsid w:val="78D69D2C"/>
    <w:rsid w:val="78E35BED"/>
    <w:rsid w:val="790B369F"/>
    <w:rsid w:val="793F282E"/>
    <w:rsid w:val="7952CB7D"/>
    <w:rsid w:val="797321F4"/>
    <w:rsid w:val="79B6AA6D"/>
    <w:rsid w:val="79B7F8DC"/>
    <w:rsid w:val="79CA74FA"/>
    <w:rsid w:val="79E0490B"/>
    <w:rsid w:val="79EB5711"/>
    <w:rsid w:val="79F6866F"/>
    <w:rsid w:val="79FD30A7"/>
    <w:rsid w:val="7A06B42D"/>
    <w:rsid w:val="7A102573"/>
    <w:rsid w:val="7A1C8538"/>
    <w:rsid w:val="7A2997B4"/>
    <w:rsid w:val="7A475969"/>
    <w:rsid w:val="7A48E4B0"/>
    <w:rsid w:val="7A4FE8A3"/>
    <w:rsid w:val="7A5384B9"/>
    <w:rsid w:val="7A605AC9"/>
    <w:rsid w:val="7A605AC9"/>
    <w:rsid w:val="7A9AB5EA"/>
    <w:rsid w:val="7AA2EBD6"/>
    <w:rsid w:val="7AABF88B"/>
    <w:rsid w:val="7AB34A63"/>
    <w:rsid w:val="7ABEA67D"/>
    <w:rsid w:val="7AD519D1"/>
    <w:rsid w:val="7AF734C9"/>
    <w:rsid w:val="7B02A57D"/>
    <w:rsid w:val="7B0787C6"/>
    <w:rsid w:val="7B32EB55"/>
    <w:rsid w:val="7B3A5791"/>
    <w:rsid w:val="7B5A0CCF"/>
    <w:rsid w:val="7B5D4BF2"/>
    <w:rsid w:val="7BA2E795"/>
    <w:rsid w:val="7BBEFBE3"/>
    <w:rsid w:val="7BC9595B"/>
    <w:rsid w:val="7BD9F9E3"/>
    <w:rsid w:val="7BE9FFBE"/>
    <w:rsid w:val="7BFF2BDA"/>
    <w:rsid w:val="7C09542A"/>
    <w:rsid w:val="7C20FBD2"/>
    <w:rsid w:val="7C367995"/>
    <w:rsid w:val="7C3FFEFF"/>
    <w:rsid w:val="7C4A95DA"/>
    <w:rsid w:val="7C4B2448"/>
    <w:rsid w:val="7C6DC317"/>
    <w:rsid w:val="7C7AEA65"/>
    <w:rsid w:val="7C81D23B"/>
    <w:rsid w:val="7C8948BF"/>
    <w:rsid w:val="7C90A448"/>
    <w:rsid w:val="7CC12E17"/>
    <w:rsid w:val="7CF29871"/>
    <w:rsid w:val="7CF5FD71"/>
    <w:rsid w:val="7CF72516"/>
    <w:rsid w:val="7CFBB870"/>
    <w:rsid w:val="7D058A34"/>
    <w:rsid w:val="7D816A49"/>
    <w:rsid w:val="7D8585F0"/>
    <w:rsid w:val="7D879066"/>
    <w:rsid w:val="7D9007C7"/>
    <w:rsid w:val="7DC1755B"/>
    <w:rsid w:val="7DC6E7BF"/>
    <w:rsid w:val="7DE237C2"/>
    <w:rsid w:val="7DF24D8A"/>
    <w:rsid w:val="7E037100"/>
    <w:rsid w:val="7E069CEA"/>
    <w:rsid w:val="7E2F834C"/>
    <w:rsid w:val="7E4B3B89"/>
    <w:rsid w:val="7E587BFC"/>
    <w:rsid w:val="7E59C09D"/>
    <w:rsid w:val="7E626AAD"/>
    <w:rsid w:val="7E6E7145"/>
    <w:rsid w:val="7E7870C1"/>
    <w:rsid w:val="7E7CBE07"/>
    <w:rsid w:val="7E95E7CB"/>
    <w:rsid w:val="7E9B7D89"/>
    <w:rsid w:val="7EFFD07F"/>
    <w:rsid w:val="7F1115C1"/>
    <w:rsid w:val="7F33CBEC"/>
    <w:rsid w:val="7F90CB99"/>
    <w:rsid w:val="7F90CB99"/>
    <w:rsid w:val="7F97ACB4"/>
    <w:rsid w:val="7FA563D9"/>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BF3BAF02-F796-46D7-AB30-238E137420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1C03"/>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F0B1F"/>
    <w:pPr>
      <w:tabs>
        <w:tab w:val="center" w:pos="4513"/>
        <w:tab w:val="right" w:pos="9026"/>
      </w:tabs>
      <w:spacing w:after="0" w:line="240" w:lineRule="auto"/>
    </w:pPr>
  </w:style>
  <w:style w:type="character" w:styleId="HeaderChar" w:customStyle="1">
    <w:name w:val="Header Char"/>
    <w:basedOn w:val="DefaultParagraphFont"/>
    <w:link w:val="Header"/>
    <w:uiPriority w:val="99"/>
    <w:semiHidden/>
    <w:rsid w:val="00DF0B1F"/>
    <w:rPr>
      <w:shd w:val="clear" w:color="auto" w:fill="FFFFFF"/>
    </w:rPr>
  </w:style>
  <w:style w:type="paragraph" w:styleId="Footer">
    <w:name w:val="footer"/>
    <w:basedOn w:val="Normal"/>
    <w:link w:val="FooterChar"/>
    <w:uiPriority w:val="99"/>
    <w:semiHidden/>
    <w:unhideWhenUsed/>
    <w:rsid w:val="00DF0B1F"/>
    <w:pPr>
      <w:tabs>
        <w:tab w:val="center" w:pos="4513"/>
        <w:tab w:val="right" w:pos="9026"/>
      </w:tabs>
      <w:spacing w:after="0" w:line="240" w:lineRule="auto"/>
    </w:pPr>
  </w:style>
  <w:style w:type="character" w:styleId="FooterChar" w:customStyle="1">
    <w:name w:val="Footer Char"/>
    <w:basedOn w:val="DefaultParagraphFont"/>
    <w:link w:val="Footer"/>
    <w:uiPriority w:val="99"/>
    <w:semiHidden/>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semiHidden/>
    <w:unhideWhenUsed/>
    <w:rsid w:val="00FB4C3E"/>
    <w:pPr>
      <w:shd w:val="clear" w:color="auto" w:fill="auto"/>
      <w:spacing w:before="100" w:beforeAutospacing="1" w:after="100" w:afterAutospacing="1" w:line="240" w:lineRule="auto"/>
    </w:pPr>
    <w:rPr>
      <w:rFonts w:ascii="Times New Roman" w:hAnsi="Times New Roman" w:eastAsia="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styleId="CommentSubjectChar" w:customStyle="1">
    <w:name w:val="Comment Subject Char"/>
    <w:basedOn w:val="CommentTextChar"/>
    <w:link w:val="CommentSubject"/>
    <w:uiPriority w:val="99"/>
    <w:semiHidden/>
    <w:rsid w:val="00C53E2E"/>
    <w:rPr>
      <w:b/>
      <w:bCs/>
      <w:sz w:val="20"/>
      <w:szCs w:val="20"/>
      <w:shd w:val="clear" w:color="auto" w:fill="FFFFFF"/>
    </w:rPr>
  </w:style>
  <w:style w:type="character" w:styleId="Heading1Char" w:customStyle="1">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styleId="normaltextrun" w:customStyle="1">
    <w:name w:val="normaltextrun"/>
    <w:basedOn w:val="DefaultParagraphFont"/>
    <w:rsid w:val="000C39FA"/>
  </w:style>
  <w:style w:type="character" w:styleId="eop" w:customStyle="1">
    <w:name w:val="eop"/>
    <w:basedOn w:val="DefaultParagraphFont"/>
    <w:rsid w:val="000C39FA"/>
  </w:style>
  <w:style w:type="paragraph" w:styleId="paragraph" w:customStyle="1">
    <w:name w:val="paragraph"/>
    <w:basedOn w:val="Normal"/>
    <w:rsid w:val="004F44DB"/>
    <w:pPr>
      <w:shd w:val="clear" w:color="auto" w:fill="auto"/>
      <w:spacing w:before="100" w:beforeAutospacing="1" w:after="100" w:afterAutospacing="1" w:line="240" w:lineRule="auto"/>
    </w:pPr>
    <w:rPr>
      <w:rFonts w:ascii="Times New Roman" w:hAnsi="Times New Roman" w:eastAsia="Times New Roman" w:cs="Times New Roman"/>
    </w:rPr>
  </w:style>
  <w:style w:type="character" w:styleId="scxw201172056" w:customStyle="1">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91.png" Id="rId117" /><Relationship Type="http://schemas.openxmlformats.org/officeDocument/2006/relationships/image" Target="media/image11.png" Id="rId21" /><Relationship Type="http://schemas.openxmlformats.org/officeDocument/2006/relationships/image" Target="media/image32.png" Id="rId42" /><Relationship Type="http://schemas.openxmlformats.org/officeDocument/2006/relationships/image" Target="media/image52.png" Id="rId63" /><Relationship Type="http://schemas.openxmlformats.org/officeDocument/2006/relationships/image" Target="media/image60.png" Id="rId84" /><Relationship Type="http://schemas.microsoft.com/office/2011/relationships/people" Target="people.xml" Id="rId138" /><Relationship Type="http://schemas.openxmlformats.org/officeDocument/2006/relationships/image" Target="media/image6.png" Id="rId16" /><Relationship Type="http://schemas.openxmlformats.org/officeDocument/2006/relationships/image" Target="media/image81.png" Id="rId107" /><Relationship Type="http://schemas.openxmlformats.org/officeDocument/2006/relationships/hyperlink" Target="https://docs.google.com/document/d/1ggB6NAKJxEzQb2od48AHaEkDKH5qzIbG/edit?usp=sharing&amp;ouid=112052873182991728520&amp;rtpof=true&amp;sd=true" TargetMode="External" Id="rId11" /><Relationship Type="http://schemas.openxmlformats.org/officeDocument/2006/relationships/image" Target="media/image42.png" Id="rId53" /><Relationship Type="http://schemas.openxmlformats.org/officeDocument/2006/relationships/image" Target="media/image47.png" Id="rId58" /><Relationship Type="http://schemas.openxmlformats.org/officeDocument/2006/relationships/hyperlink" Target="mailto:UkraineResponseQueries@gov.wales" TargetMode="External" Id="rId74" /><Relationship Type="http://schemas.openxmlformats.org/officeDocument/2006/relationships/hyperlink" Target="mailto:wnsadmin@cardiff.gov.uk" TargetMode="External" Id="rId79" /><Relationship Type="http://schemas.openxmlformats.org/officeDocument/2006/relationships/image" Target="media/image76.png" Id="rId102" /><Relationship Type="http://schemas.openxmlformats.org/officeDocument/2006/relationships/image" Target="media/image94.png" Id="rId123" /><Relationship Type="http://schemas.openxmlformats.org/officeDocument/2006/relationships/hyperlink" Target="mailto:service.desk@wales.nhs.uk" TargetMode="External" Id="rId128" /><Relationship Type="http://schemas.openxmlformats.org/officeDocument/2006/relationships/footnotes" Target="footnotes.xml" Id="rId5" /><Relationship Type="http://schemas.openxmlformats.org/officeDocument/2006/relationships/image" Target="media/image66.png" Id="rId90" /><Relationship Type="http://schemas.openxmlformats.org/officeDocument/2006/relationships/hyperlink" Target="https://docs.google.com/document/d/1uxeZJ00RrfxDTBaj9mGiYg-WLZQl72mh/edit" TargetMode="External" Id="rId95"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image" Target="media/image53.png" Id="rId64" /><Relationship Type="http://schemas.openxmlformats.org/officeDocument/2006/relationships/hyperlink" Target="mailto:WNSManagement@cardiff.gov.uk" TargetMode="External" Id="rId69" /><Relationship Type="http://schemas.openxmlformats.org/officeDocument/2006/relationships/image" Target="media/image87.png" Id="rId113" /><Relationship Type="http://schemas.openxmlformats.org/officeDocument/2006/relationships/header" Target="header1.xml" Id="rId118" /><Relationship Type="http://schemas.openxmlformats.org/officeDocument/2006/relationships/hyperlink" Target="mailto:NationOfSanctuarySurvey@Gov.Wales" TargetMode="External" Id="rId134" /><Relationship Type="http://schemas.openxmlformats.org/officeDocument/2006/relationships/theme" Target="theme/theme1.xml" Id="rId139" /><Relationship Type="http://schemas.openxmlformats.org/officeDocument/2006/relationships/image" Target="media/image61.png" Id="rId85" /><Relationship Type="http://schemas.openxmlformats.org/officeDocument/2006/relationships/image" Target="media/image7.png" Id="rId17"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48.png" Id="rId59" /><Relationship Type="http://schemas.openxmlformats.org/officeDocument/2006/relationships/image" Target="media/image77.png" Id="rId103" /><Relationship Type="http://schemas.openxmlformats.org/officeDocument/2006/relationships/image" Target="media/image82.png" Id="rId108" /><Relationship Type="http://schemas.openxmlformats.org/officeDocument/2006/relationships/hyperlink" Target="mailto:service.desk@wales.nhs.uk" TargetMode="External" Id="rId124" /><Relationship Type="http://schemas.openxmlformats.org/officeDocument/2006/relationships/hyperlink" Target="mailto:service.desk@wales.nhs.uk" TargetMode="External" Id="rId129" /><Relationship Type="http://schemas.openxmlformats.org/officeDocument/2006/relationships/image" Target="media/image43.png" Id="rId54" /><Relationship Type="http://schemas.openxmlformats.org/officeDocument/2006/relationships/hyperlink" Target="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 TargetMode="External" Id="rId70" /><Relationship Type="http://schemas.openxmlformats.org/officeDocument/2006/relationships/comments" Target="comments.xml" Id="rId75" /><Relationship Type="http://schemas.openxmlformats.org/officeDocument/2006/relationships/image" Target="media/image67.png" Id="rId91" /><Relationship Type="http://schemas.openxmlformats.org/officeDocument/2006/relationships/hyperlink" Target="https://docs.google.com/document/d/1uxeZJ00RrfxDTBaj9mGiYg-WLZQl72mh/edit" TargetMode="External" Id="rId96" /><Relationship Type="http://schemas.microsoft.com/office/2020/10/relationships/intelligence" Target="intelligence2.xml" Id="rId14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39.png" Id="rId49" /><Relationship Type="http://schemas.openxmlformats.org/officeDocument/2006/relationships/image" Target="media/image88.png" Id="rId114" /><Relationship Type="http://schemas.openxmlformats.org/officeDocument/2006/relationships/footer" Target="footer1.xml" Id="rId119" /><Relationship Type="http://schemas.openxmlformats.org/officeDocument/2006/relationships/image" Target="media/image34.png" Id="rId44" /><Relationship Type="http://schemas.openxmlformats.org/officeDocument/2006/relationships/image" Target="media/image49.png" Id="rId60" /><Relationship Type="http://schemas.openxmlformats.org/officeDocument/2006/relationships/image" Target="media/image54.png" Id="rId65" /><Relationship Type="http://schemas.openxmlformats.org/officeDocument/2006/relationships/image" Target="media/image62.png" Id="rId86" /><Relationship Type="http://schemas.openxmlformats.org/officeDocument/2006/relationships/hyperlink" Target="mailto:service.desk@wales.nhs.uk" TargetMode="External" Id="rId130" /><Relationship Type="http://schemas.openxmlformats.org/officeDocument/2006/relationships/hyperlink" Target="mailto:service.desk@wales.nhs.uk" TargetMode="External" Id="rId135"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9.png" Id="rId39" /><Relationship Type="http://schemas.openxmlformats.org/officeDocument/2006/relationships/image" Target="media/image83.png" Id="rId109" /><Relationship Type="http://schemas.openxmlformats.org/officeDocument/2006/relationships/hyperlink" Target="mailto:WNSManagement@cardiff.gov.uk" TargetMode="External" Id="rId50" /><Relationship Type="http://schemas.openxmlformats.org/officeDocument/2006/relationships/image" Target="media/image44.png" Id="rId55" /><Relationship Type="http://schemas.microsoft.com/office/2011/relationships/commentsExtended" Target="commentsExtended.xml" Id="rId76" /><Relationship Type="http://schemas.openxmlformats.org/officeDocument/2006/relationships/image" Target="media/image71.png" Id="rId97" /><Relationship Type="http://schemas.openxmlformats.org/officeDocument/2006/relationships/image" Target="media/image78.png" Id="rId104" /><Relationship Type="http://schemas.openxmlformats.org/officeDocument/2006/relationships/hyperlink" Target="mailto:ukraineresponsequeries@gov.wales" TargetMode="External" Id="rId120" /><Relationship Type="http://schemas.openxmlformats.org/officeDocument/2006/relationships/hyperlink" Target="mailto:service.desk@wales.nhs.uk" TargetMode="External" Id="rId125" /><Relationship Type="http://schemas.openxmlformats.org/officeDocument/2006/relationships/image" Target="media/image1.png" Id="rId7" /><Relationship Type="http://schemas.openxmlformats.org/officeDocument/2006/relationships/hyperlink" Target="https://digital.dclg.gov.uk/jira/servicedesk/customer/portal/11/user/login?destination=portal%2F11" TargetMode="External" Id="rId71" /><Relationship Type="http://schemas.openxmlformats.org/officeDocument/2006/relationships/image" Target="media/image68.png" Id="rId92" /><Relationship Type="http://schemas.openxmlformats.org/officeDocument/2006/relationships/styles" Target="styles.xml" Id="rId2" /><Relationship Type="http://schemas.openxmlformats.org/officeDocument/2006/relationships/image" Target="media/image19.png" Id="rId29"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55.png" Id="rId66" /><Relationship Type="http://schemas.openxmlformats.org/officeDocument/2006/relationships/image" Target="media/image63.png" Id="rId87" /><Relationship Type="http://schemas.openxmlformats.org/officeDocument/2006/relationships/image" Target="media/image84.png" Id="rId110" /><Relationship Type="http://schemas.openxmlformats.org/officeDocument/2006/relationships/image" Target="media/image89.png" Id="rId115" /><Relationship Type="http://schemas.openxmlformats.org/officeDocument/2006/relationships/hyperlink" Target="mailto:service.desk@wales.nhs.uk" TargetMode="External" Id="rId131" /><Relationship Type="http://schemas.openxmlformats.org/officeDocument/2006/relationships/hyperlink" Target="mailto:service.desk@wales.nhs.uk" TargetMode="External" Id="rId136" /><Relationship Type="http://schemas.openxmlformats.org/officeDocument/2006/relationships/image" Target="media/image50.png" Id="rId61" /><Relationship Type="http://schemas.openxmlformats.org/officeDocument/2006/relationships/image" Target="media/image58.png" Id="rId82"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20.png" Id="rId30" /><Relationship Type="http://schemas.openxmlformats.org/officeDocument/2006/relationships/image" Target="media/image45.png" Id="rId56" /><Relationship Type="http://schemas.microsoft.com/office/2016/09/relationships/commentsIds" Target="commentsIds.xml" Id="rId77" /><Relationship Type="http://schemas.openxmlformats.org/officeDocument/2006/relationships/image" Target="media/image74.png" Id="rId100" /><Relationship Type="http://schemas.openxmlformats.org/officeDocument/2006/relationships/image" Target="media/image79.png" Id="rId105" /><Relationship Type="http://schemas.openxmlformats.org/officeDocument/2006/relationships/hyperlink" Target="mailto:NationOfSanctuarySurvey@Gov.Wales" TargetMode="External" Id="rId126" /><Relationship Type="http://schemas.openxmlformats.org/officeDocument/2006/relationships/hyperlink" Target="https://homesforukrainedataplatform.crm11.dynamics.com/" TargetMode="External" Id="rId8" /><Relationship Type="http://schemas.openxmlformats.org/officeDocument/2006/relationships/image" Target="media/image40.png" Id="rId51" /><Relationship Type="http://schemas.openxmlformats.org/officeDocument/2006/relationships/hyperlink" Target="https://digital.dclg.gov.uk/jira/servicedesk/customer/portal/11/user/login?destination=portal%2F11" TargetMode="External" Id="rId72" /><Relationship Type="http://schemas.openxmlformats.org/officeDocument/2006/relationships/image" Target="media/image69.png" Id="rId93" /><Relationship Type="http://schemas.openxmlformats.org/officeDocument/2006/relationships/image" Target="media/image72.png" Id="rId98" /><Relationship Type="http://schemas.openxmlformats.org/officeDocument/2006/relationships/image" Target="media/image92.png" Id="rId121" /><Relationship Type="http://schemas.openxmlformats.org/officeDocument/2006/relationships/settings" Target="settings.xml" Id="rId3" /><Relationship Type="http://schemas.openxmlformats.org/officeDocument/2006/relationships/image" Target="media/image36.png" Id="rId46" /><Relationship Type="http://schemas.openxmlformats.org/officeDocument/2006/relationships/image" Target="media/image56.png" Id="rId67" /><Relationship Type="http://schemas.openxmlformats.org/officeDocument/2006/relationships/image" Target="media/image90.png" Id="rId116" /><Relationship Type="http://schemas.openxmlformats.org/officeDocument/2006/relationships/fontTable" Target="fontTable.xml" Id="rId137"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51.png" Id="rId62" /><Relationship Type="http://schemas.openxmlformats.org/officeDocument/2006/relationships/image" Target="media/image59.png" Id="rId83" /><Relationship Type="http://schemas.openxmlformats.org/officeDocument/2006/relationships/image" Target="media/image64.png" Id="rId88" /><Relationship Type="http://schemas.openxmlformats.org/officeDocument/2006/relationships/image" Target="media/image85.png" Id="rId111" /><Relationship Type="http://schemas.openxmlformats.org/officeDocument/2006/relationships/hyperlink" Target="mailto:service.desk@wales.nhs.uk" TargetMode="External" Id="rId132" /><Relationship Type="http://schemas.openxmlformats.org/officeDocument/2006/relationships/image" Target="media/image5.png" Id="rId15" /><Relationship Type="http://schemas.openxmlformats.org/officeDocument/2006/relationships/image" Target="media/image26.png" Id="rId36" /><Relationship Type="http://schemas.openxmlformats.org/officeDocument/2006/relationships/image" Target="media/image46.png" Id="rId57" /><Relationship Type="http://schemas.openxmlformats.org/officeDocument/2006/relationships/image" Target="media/image80.png" Id="rId106" /><Relationship Type="http://schemas.openxmlformats.org/officeDocument/2006/relationships/hyperlink" Target="mailto:service.desk@wales.nhs.uk" TargetMode="External" Id="rId127" /><Relationship Type="http://schemas.openxmlformats.org/officeDocument/2006/relationships/hyperlink" Target="https://docs.google.com/document/d/17_jZ9VpIRT7EFVxx53YgwMVlLAayXwNU/edit?usp=sharing&amp;ouid=112052873182991728520&amp;rtpof=true&amp;sd=true" TargetMode="External" Id="rId10" /><Relationship Type="http://schemas.openxmlformats.org/officeDocument/2006/relationships/image" Target="media/image21.png" Id="rId31" /><Relationship Type="http://schemas.openxmlformats.org/officeDocument/2006/relationships/image" Target="media/image41.png" Id="rId52" /><Relationship Type="http://schemas.openxmlformats.org/officeDocument/2006/relationships/hyperlink" Target="https://digital.dclg.gov.uk/jira/servicedesk/customer/portal/11/user/login?destination=portal%2F11" TargetMode="External" Id="rId73" /><Relationship Type="http://schemas.microsoft.com/office/2018/08/relationships/commentsExtensible" Target="commentsExtensible.xml" Id="rId78" /><Relationship Type="http://schemas.openxmlformats.org/officeDocument/2006/relationships/image" Target="media/image70.png" Id="rId94" /><Relationship Type="http://schemas.openxmlformats.org/officeDocument/2006/relationships/image" Target="media/image73.png" Id="rId99" /><Relationship Type="http://schemas.openxmlformats.org/officeDocument/2006/relationships/image" Target="media/image75.png" Id="rId101" /><Relationship Type="http://schemas.openxmlformats.org/officeDocument/2006/relationships/image" Target="media/image93.png" Id="rId122" /><Relationship Type="http://schemas.openxmlformats.org/officeDocument/2006/relationships/webSettings" Target="webSettings.xml" Id="rId4" /><Relationship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 Id="rId9" /><Relationship Type="http://schemas.openxmlformats.org/officeDocument/2006/relationships/image" Target="media/image16.png" Id="rId26" /><Relationship Type="http://schemas.openxmlformats.org/officeDocument/2006/relationships/image" Target="media/image37.png" Id="rId47" /><Relationship Type="http://schemas.openxmlformats.org/officeDocument/2006/relationships/hyperlink" Target="bookmark://_Updating_an_existing" TargetMode="External" Id="rId68" /><Relationship Type="http://schemas.openxmlformats.org/officeDocument/2006/relationships/image" Target="media/image65.png" Id="rId89" /><Relationship Type="http://schemas.openxmlformats.org/officeDocument/2006/relationships/image" Target="media/image86.png" Id="rId112" /><Relationship Type="http://schemas.openxmlformats.org/officeDocument/2006/relationships/hyperlink" Target="mailto:service.desk@wales.nhs.uk" TargetMode="External" Id="rId133" /><Relationship Type="http://schemas.openxmlformats.org/officeDocument/2006/relationships/image" Target="/media/image5f.png" Id="Rf5df390e0317421b" /><Relationship Type="http://schemas.openxmlformats.org/officeDocument/2006/relationships/image" Target="/media/image60.png" Id="R0bdec4ab384f4e85" /><Relationship Type="http://schemas.openxmlformats.org/officeDocument/2006/relationships/image" Target="/media/image61.png" Id="R500f94ec2588432a" /><Relationship Type="http://schemas.openxmlformats.org/officeDocument/2006/relationships/image" Target="/media/image62.png" Id="Ra8108560b6264e6d" /><Relationship Type="http://schemas.openxmlformats.org/officeDocument/2006/relationships/image" Target="/media/image63.png" Id="R35da31c9c3464cbf" /><Relationship Type="http://schemas.openxmlformats.org/officeDocument/2006/relationships/image" Target="/media/image64.png" Id="R16053229828a40f5" /><Relationship Type="http://schemas.openxmlformats.org/officeDocument/2006/relationships/image" Target="/media/image65.png" Id="Ra0476d9a0d3a4cbd" /><Relationship Type="http://schemas.openxmlformats.org/officeDocument/2006/relationships/image" Target="/media/image66.png" Id="R2bb467bcaef144ed" /><Relationship Type="http://schemas.openxmlformats.org/officeDocument/2006/relationships/hyperlink" Target="mailto:wnsadmin@cardiff.gov.uk" TargetMode="External" Id="Read18060f01a48c4" /><Relationship Type="http://schemas.openxmlformats.org/officeDocument/2006/relationships/hyperlink" Target="mailto:wnsadmin@cardiff.gov.uk" TargetMode="External" Id="Ra8ad4c0a527e4a72" /><Relationship Type="http://schemas.openxmlformats.org/officeDocument/2006/relationships/glossaryDocument" Target="glossary/document.xml" Id="R4e40a8ada4134d73" /><Relationship Type="http://schemas.openxmlformats.org/officeDocument/2006/relationships/image" Target="/media/image69.png" Id="R116f4a50482b46ce" /><Relationship Type="http://schemas.openxmlformats.org/officeDocument/2006/relationships/image" Target="/media/image6a.png" Id="Re3bd9061c78b4b1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d2b6654-9977-4267-8b2a-2564975094ee}"/>
      </w:docPartPr>
      <w:docPartBody>
        <w:p w14:paraId="2ED2A5D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Sarah Lilley (PSG - DDaT)</dc:creator>
  <keywords/>
  <lastModifiedBy>Lilley, Sarah (COOG - DDAT - Digital)</lastModifiedBy>
  <revision>824</revision>
  <dcterms:created xsi:type="dcterms:W3CDTF">2022-10-27T14:05:00.0000000Z</dcterms:created>
  <dcterms:modified xsi:type="dcterms:W3CDTF">2022-11-01T10:21:58.1052028Z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ies>
</file>